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2FFC97">
      <w:pPr>
        <w:spacing w:line="348" w:lineRule="auto"/>
        <w:jc w:val="center"/>
        <w:rPr>
          <w:rFonts w:hint="eastAsia" w:eastAsia="仿宋"/>
          <w:b/>
          <w:color w:val="000000"/>
          <w:sz w:val="32"/>
          <w:szCs w:val="32"/>
          <w:lang w:val="en-US" w:eastAsia="zh-CN"/>
        </w:rPr>
      </w:pPr>
      <w:bookmarkStart w:id="11" w:name="_GoBack"/>
      <w:bookmarkEnd w:id="11"/>
      <w:r>
        <w:rPr>
          <w:rFonts w:hint="eastAsia" w:eastAsia="仿宋"/>
          <w:b/>
          <w:color w:val="000000"/>
          <w:sz w:val="32"/>
          <w:szCs w:val="32"/>
          <w:u w:val="single"/>
          <w:lang w:val="en-US" w:eastAsia="zh-CN"/>
        </w:rPr>
        <w:t xml:space="preserve">         </w:t>
      </w:r>
      <w:r>
        <w:rPr>
          <w:rFonts w:hint="eastAsia" w:eastAsia="仿宋"/>
          <w:b/>
          <w:color w:val="000000"/>
          <w:sz w:val="32"/>
          <w:szCs w:val="32"/>
          <w:lang w:val="en-US" w:eastAsia="zh-CN"/>
        </w:rPr>
        <w:t>工程分包合同</w:t>
      </w:r>
    </w:p>
    <w:p w14:paraId="4C94A135">
      <w:pPr>
        <w:spacing w:line="348" w:lineRule="auto"/>
        <w:jc w:val="center"/>
        <w:rPr>
          <w:rFonts w:hint="default" w:eastAsia="仿宋"/>
          <w:b/>
          <w:color w:val="000000"/>
          <w:sz w:val="32"/>
          <w:szCs w:val="32"/>
          <w:lang w:val="en-US" w:eastAsia="zh-CN"/>
        </w:rPr>
      </w:pPr>
    </w:p>
    <w:tbl>
      <w:tblPr>
        <w:tblStyle w:val="3"/>
        <w:tblW w:w="0" w:type="auto"/>
        <w:jc w:val="center"/>
        <w:tblLayout w:type="autofit"/>
        <w:tblCellMar>
          <w:top w:w="0" w:type="dxa"/>
          <w:left w:w="108" w:type="dxa"/>
          <w:bottom w:w="0" w:type="dxa"/>
          <w:right w:w="108" w:type="dxa"/>
        </w:tblCellMar>
      </w:tblPr>
      <w:tblGrid>
        <w:gridCol w:w="4294"/>
        <w:gridCol w:w="4228"/>
      </w:tblGrid>
      <w:tr w14:paraId="02A06709">
        <w:trPr>
          <w:jc w:val="center"/>
        </w:trPr>
        <w:tc>
          <w:tcPr>
            <w:tcW w:w="4621" w:type="dxa"/>
            <w:noWrap w:val="0"/>
            <w:vAlign w:val="top"/>
          </w:tcPr>
          <w:p>
            <w:r>
              <w:rPr>
                <w:rFonts w:ascii="仿宋" w:hAnsi="仿宋" w:eastAsia="仿宋"/>
                <w:sz w:val="24"/>
              </w:rPr>
              <w:t>合同编号：{{r contractNo }}</w:t>
            </w:r>
          </w:p>
        </w:tc>
        <w:tc>
          <w:tcPr>
            <w:tcW w:w="4621" w:type="dxa"/>
            <w:noWrap w:val="0"/>
            <w:vAlign w:val="top"/>
          </w:tcPr>
          <w:p w14:paraId="2AC61B43">
            <w:pPr>
              <w:keepNext w:val="0"/>
              <w:keepLines w:val="0"/>
              <w:pageBreakBefore w:val="0"/>
              <w:kinsoku/>
              <w:wordWrap/>
              <w:overflowPunct/>
              <w:topLinePunct w:val="0"/>
              <w:autoSpaceDE/>
              <w:autoSpaceDN/>
              <w:bidi w:val="0"/>
              <w:adjustRightInd/>
              <w:spacing w:line="348" w:lineRule="auto"/>
              <w:jc w:val="left"/>
              <w:rPr>
                <w:rFonts w:eastAsia="仿宋"/>
                <w:color w:val="000000"/>
                <w:sz w:val="24"/>
                <w:szCs w:val="24"/>
              </w:rPr>
            </w:pPr>
            <w:r>
              <w:rPr>
                <w:rFonts w:eastAsia="仿宋" w:ascii="仿宋" w:hAnsi="仿宋"/>
                <w:color w:val="000000"/>
                <w:sz w:val="24"/>
                <w:szCs w:val="24"/>
              </w:rPr>
              <w:t>签订地点：</w:t>
            </w:r>
            <w:r>
              <w:rPr>
                <w:rFonts w:hint="eastAsia" w:eastAsia="仿宋" w:ascii="仿宋" w:hAnsi="仿宋"/>
                <w:color w:val="000000"/>
                <w:sz w:val="24"/>
                <w:szCs w:val="24"/>
              </w:rPr>
              <w:t>杭州市余杭区</w:t>
            </w:r>
          </w:p>
        </w:tc>
      </w:tr>
      <w:tr w14:paraId="033A2946">
        <w:trPr>
          <w:jc w:val="center"/>
        </w:trPr>
        <w:tc>
          <w:tcPr>
            <w:tcW w:w="4621" w:type="dxa"/>
            <w:noWrap w:val="0"/>
            <w:vAlign w:val="top"/>
          </w:tcPr>
          <w:p>
            <w:r>
              <w:rPr>
                <w:rFonts w:ascii="仿宋" w:hAnsi="仿宋" w:eastAsia="仿宋"/>
                <w:sz w:val="24"/>
              </w:rPr>
              <w:t>签订日期：{{r signYear }}年{{r signMonth }}月{{r signDay }}日</w:t>
            </w:r>
          </w:p>
        </w:tc>
        <w:tc>
          <w:tcPr>
            <w:tcW w:w="4621" w:type="dxa"/>
            <w:noWrap w:val="0"/>
            <w:vAlign w:val="top"/>
          </w:tcPr>
          <w:p w14:paraId="5DDADDA7">
            <w:pPr>
              <w:keepNext w:val="0"/>
              <w:keepLines w:val="0"/>
              <w:pageBreakBefore w:val="0"/>
              <w:kinsoku/>
              <w:wordWrap/>
              <w:overflowPunct/>
              <w:topLinePunct w:val="0"/>
              <w:autoSpaceDE/>
              <w:autoSpaceDN/>
              <w:bidi w:val="0"/>
              <w:adjustRightInd/>
              <w:spacing w:line="348" w:lineRule="auto"/>
              <w:ind w:firstLine="1920" w:firstLineChars="800"/>
              <w:jc w:val="left"/>
              <w:rPr>
                <w:rFonts w:eastAsia="仿宋"/>
                <w:color w:val="000000"/>
                <w:sz w:val="24"/>
                <w:szCs w:val="24"/>
              </w:rPr>
            </w:pPr>
          </w:p>
        </w:tc>
      </w:tr>
    </w:tbl>
    <w:p w14:paraId="62D97305">
      <w:pPr>
        <w:keepNext w:val="0"/>
        <w:keepLines w:val="0"/>
        <w:pageBreakBefore w:val="0"/>
        <w:kinsoku/>
        <w:wordWrap/>
        <w:overflowPunct/>
        <w:topLinePunct w:val="0"/>
        <w:autoSpaceDE/>
        <w:autoSpaceDN/>
        <w:bidi w:val="0"/>
        <w:adjustRightInd/>
        <w:spacing w:line="348" w:lineRule="auto"/>
        <w:ind w:right="210"/>
        <w:jc w:val="right"/>
        <w:rPr>
          <w:rFonts w:eastAsia="仿宋"/>
          <w:color w:val="000000"/>
          <w:sz w:val="24"/>
          <w:szCs w:val="24"/>
        </w:rPr>
      </w:pPr>
      <w:r>
        <w:rPr>
          <w:rFonts w:eastAsia="仿宋" w:ascii="仿宋" w:hAnsi="仿宋"/>
          <w:color w:val="000000"/>
          <w:sz w:val="24"/>
          <w:szCs w:val="24"/>
        </w:rPr>
        <w:t xml:space="preserve">                                                              </w:t>
      </w:r>
    </w:p>
    <w:tbl>
      <w:tblPr>
        <w:tblStyle w:val="3"/>
        <w:tblW w:w="952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fixed"/>
        <w:tblCellMar>
          <w:top w:w="0" w:type="dxa"/>
          <w:left w:w="108" w:type="dxa"/>
          <w:bottom w:w="0" w:type="dxa"/>
          <w:right w:w="108" w:type="dxa"/>
        </w:tblCellMar>
      </w:tblPr>
      <w:tblGrid>
        <w:gridCol w:w="5365"/>
        <w:gridCol w:w="4160"/>
      </w:tblGrid>
      <w:tr w14:paraId="1C2A0604">
        <w:trPr>
          <w:jc w:val="center"/>
        </w:trPr>
        <w:tc>
          <w:tcPr>
            <w:tcW w:w="5365" w:type="dxa"/>
            <w:tcBorders>
              <w:top w:val="nil"/>
              <w:left w:val="nil"/>
              <w:bottom w:val="nil"/>
              <w:right w:val="nil"/>
            </w:tcBorders>
            <w:shd w:val="clear" w:color="auto" w:fill="FFFFFF"/>
            <w:noWrap w:val="0"/>
            <w:vAlign w:val="top"/>
          </w:tcPr>
          <w:p w14:paraId="350F5973">
            <w:pPr>
              <w:keepNext w:val="0"/>
              <w:keepLines w:val="0"/>
              <w:pageBreakBefore w:val="0"/>
              <w:kinsoku/>
              <w:wordWrap/>
              <w:overflowPunct/>
              <w:topLinePunct w:val="0"/>
              <w:autoSpaceDE/>
              <w:autoSpaceDN/>
              <w:bidi w:val="0"/>
              <w:adjustRightInd/>
              <w:spacing w:line="348" w:lineRule="auto"/>
              <w:rPr>
                <w:rFonts w:hint="eastAsia" w:eastAsia="仿宋"/>
                <w:color w:val="000000"/>
                <w:sz w:val="24"/>
                <w:szCs w:val="24"/>
                <w:lang w:eastAsia="zh-CN"/>
              </w:rPr>
            </w:pPr>
            <w:r>
              <w:rPr>
                <w:rFonts w:hint="eastAsia" w:eastAsia="仿宋" w:ascii="仿宋" w:hAnsi="仿宋"/>
                <w:b/>
                <w:color w:val="000000"/>
                <w:sz w:val="24"/>
                <w:szCs w:val="24"/>
                <w:lang w:val="en-US" w:eastAsia="zh-CN"/>
              </w:rPr>
              <w:t>承包方</w:t>
            </w:r>
            <w:r>
              <w:rPr>
                <w:rFonts w:eastAsia="仿宋" w:ascii="仿宋" w:hAnsi="仿宋"/>
                <w:b/>
                <w:color w:val="000000"/>
                <w:sz w:val="24"/>
                <w:szCs w:val="24"/>
              </w:rPr>
              <w:t>（甲方）</w:t>
            </w:r>
            <w:r>
              <w:rPr>
                <w:rFonts w:eastAsia="仿宋" w:ascii="仿宋" w:hAnsi="仿宋"/>
                <w:color w:val="000000"/>
                <w:sz w:val="24"/>
                <w:szCs w:val="24"/>
              </w:rPr>
              <w:t>：</w:t>
            </w:r>
            <w:r>
              <w:rPr>
                <w:rFonts w:hint="eastAsia" w:eastAsia="仿宋" w:ascii="仿宋" w:hAnsi="仿宋"/>
                <w:color w:val="000000"/>
                <w:sz w:val="24"/>
                <w:szCs w:val="24"/>
                <w:lang w:eastAsia="zh-CN"/>
              </w:rPr>
              <w:t>浙江沃乐科技有限公司</w:t>
            </w:r>
          </w:p>
          <w:p w14:paraId="324842E9">
            <w:pPr>
              <w:keepNext w:val="0"/>
              <w:keepLines w:val="0"/>
              <w:pageBreakBefore w:val="0"/>
              <w:kinsoku/>
              <w:wordWrap/>
              <w:overflowPunct/>
              <w:topLinePunct w:val="0"/>
              <w:autoSpaceDE/>
              <w:autoSpaceDN/>
              <w:bidi w:val="0"/>
              <w:adjustRightInd/>
              <w:spacing w:line="348" w:lineRule="auto"/>
              <w:rPr>
                <w:rFonts w:hint="eastAsia" w:eastAsia="仿宋"/>
                <w:color w:val="000000"/>
                <w:sz w:val="24"/>
                <w:szCs w:val="24"/>
                <w:lang w:val="en-US" w:eastAsia="zh-CN"/>
              </w:rPr>
            </w:pPr>
            <w:r>
              <w:rPr>
                <w:rFonts w:hint="eastAsia" w:eastAsia="仿宋" w:ascii="仿宋" w:hAnsi="仿宋"/>
                <w:color w:val="000000"/>
                <w:sz w:val="24"/>
                <w:szCs w:val="24"/>
                <w:lang w:val="en-US" w:eastAsia="zh-CN"/>
              </w:rPr>
              <w:t>联系</w:t>
            </w:r>
            <w:r>
              <w:rPr>
                <w:rFonts w:eastAsia="仿宋" w:ascii="仿宋" w:hAnsi="仿宋"/>
                <w:color w:val="000000"/>
                <w:sz w:val="24"/>
                <w:szCs w:val="24"/>
              </w:rPr>
              <w:t>地址：</w:t>
            </w:r>
            <w:r>
              <w:rPr>
                <w:rFonts w:hint="eastAsia" w:eastAsia="仿宋" w:ascii="仿宋" w:hAnsi="仿宋"/>
                <w:color w:val="000000"/>
                <w:sz w:val="24"/>
                <w:szCs w:val="24"/>
                <w:lang w:eastAsia="zh-CN"/>
              </w:rPr>
              <w:t>浙江省杭州市余杭区仓前街道仓兴街397号18幢5层</w:t>
            </w:r>
          </w:p>
          <w:p w14:paraId="75526954">
            <w:pPr>
              <w:keepNext w:val="0"/>
              <w:keepLines w:val="0"/>
              <w:pageBreakBefore w:val="0"/>
              <w:kinsoku/>
              <w:wordWrap/>
              <w:overflowPunct/>
              <w:topLinePunct w:val="0"/>
              <w:autoSpaceDE/>
              <w:autoSpaceDN/>
              <w:bidi w:val="0"/>
              <w:adjustRightInd/>
              <w:spacing w:line="348" w:lineRule="auto"/>
              <w:rPr>
                <w:rFonts w:hint="eastAsia" w:eastAsia="仿宋"/>
                <w:color w:val="000000"/>
                <w:sz w:val="24"/>
                <w:szCs w:val="24"/>
                <w:lang w:eastAsia="zh-CN"/>
              </w:rPr>
            </w:pPr>
            <w:r>
              <w:rPr>
                <w:rFonts w:eastAsia="仿宋" w:ascii="仿宋" w:hAnsi="仿宋"/>
                <w:color w:val="000000"/>
                <w:sz w:val="24"/>
                <w:szCs w:val="24"/>
              </w:rPr>
              <w:t>开户银行：</w:t>
            </w:r>
            <w:r>
              <w:rPr>
                <w:rFonts w:hint="eastAsia" w:eastAsia="仿宋" w:ascii="仿宋" w:hAnsi="仿宋"/>
                <w:color w:val="000000"/>
                <w:sz w:val="24"/>
              </w:rPr>
              <w:t>上海浦东发展银行股份有限公司杭州余杭支行</w:t>
            </w:r>
          </w:p>
          <w:p w14:paraId="506A1187">
            <w:pPr>
              <w:keepNext w:val="0"/>
              <w:keepLines w:val="0"/>
              <w:pageBreakBefore w:val="0"/>
              <w:kinsoku/>
              <w:wordWrap/>
              <w:overflowPunct/>
              <w:topLinePunct w:val="0"/>
              <w:autoSpaceDE/>
              <w:autoSpaceDN/>
              <w:bidi w:val="0"/>
              <w:adjustRightInd/>
              <w:spacing w:line="348" w:lineRule="auto"/>
              <w:rPr>
                <w:rFonts w:eastAsia="仿宋"/>
                <w:color w:val="000000"/>
                <w:sz w:val="24"/>
                <w:szCs w:val="24"/>
              </w:rPr>
            </w:pPr>
            <w:r>
              <w:rPr>
                <w:rFonts w:hint="eastAsia" w:eastAsia="仿宋" w:ascii="仿宋" w:hAnsi="仿宋"/>
                <w:color w:val="000000"/>
                <w:sz w:val="24"/>
                <w:szCs w:val="24"/>
                <w:lang w:eastAsia="zh-CN"/>
              </w:rPr>
              <w:t>银行账号</w:t>
            </w:r>
            <w:r>
              <w:rPr>
                <w:rFonts w:eastAsia="仿宋" w:ascii="仿宋" w:hAnsi="仿宋"/>
                <w:color w:val="000000"/>
                <w:sz w:val="24"/>
                <w:szCs w:val="24"/>
              </w:rPr>
              <w:t xml:space="preserve">：95260078801100000902 </w:t>
            </w:r>
          </w:p>
          <w:p w14:paraId="6A70FBF6">
            <w:pPr>
              <w:keepNext w:val="0"/>
              <w:keepLines w:val="0"/>
              <w:pageBreakBefore w:val="0"/>
              <w:kinsoku/>
              <w:wordWrap/>
              <w:overflowPunct/>
              <w:topLinePunct w:val="0"/>
              <w:autoSpaceDE/>
              <w:autoSpaceDN/>
              <w:bidi w:val="0"/>
              <w:adjustRightInd/>
              <w:spacing w:line="348" w:lineRule="auto"/>
              <w:rPr>
                <w:rFonts w:eastAsia="仿宋"/>
                <w:color w:val="000000"/>
                <w:sz w:val="24"/>
                <w:szCs w:val="24"/>
              </w:rPr>
            </w:pPr>
            <w:r>
              <w:rPr>
                <w:rFonts w:eastAsia="仿宋" w:ascii="仿宋" w:hAnsi="仿宋"/>
                <w:color w:val="000000"/>
                <w:sz w:val="24"/>
                <w:szCs w:val="24"/>
              </w:rPr>
              <w:t>税号： 91330110MA2HYAEK1T(1/1)</w:t>
            </w:r>
          </w:p>
          <w:p w14:paraId="72A2B86B">
            <w:pPr>
              <w:keepNext w:val="0"/>
              <w:keepLines w:val="0"/>
              <w:pageBreakBefore w:val="0"/>
              <w:kinsoku/>
              <w:wordWrap/>
              <w:overflowPunct/>
              <w:topLinePunct w:val="0"/>
              <w:autoSpaceDE/>
              <w:autoSpaceDN/>
              <w:bidi w:val="0"/>
              <w:adjustRightInd/>
              <w:snapToGrid w:val="0"/>
              <w:spacing w:line="348" w:lineRule="auto"/>
              <w:ind w:left="4725" w:right="-334" w:rightChars="-159" w:hanging="5400" w:hangingChars="2250"/>
              <w:rPr>
                <w:rFonts w:eastAsia="仿宋"/>
                <w:color w:val="000000"/>
                <w:sz w:val="24"/>
                <w:szCs w:val="24"/>
              </w:rPr>
            </w:pPr>
            <w:r>
              <w:rPr>
                <w:rFonts w:eastAsia="仿宋" w:ascii="仿宋" w:hAnsi="仿宋"/>
                <w:color w:val="000000"/>
                <w:sz w:val="24"/>
                <w:szCs w:val="24"/>
              </w:rPr>
              <w:t xml:space="preserve">电话（Tel）： </w:t>
            </w:r>
          </w:p>
          <w:p w14:paraId="41BD4719">
            <w:pPr>
              <w:keepNext w:val="0"/>
              <w:keepLines w:val="0"/>
              <w:pageBreakBefore w:val="0"/>
              <w:kinsoku/>
              <w:wordWrap/>
              <w:overflowPunct/>
              <w:topLinePunct w:val="0"/>
              <w:autoSpaceDE/>
              <w:autoSpaceDN/>
              <w:bidi w:val="0"/>
              <w:adjustRightInd/>
              <w:snapToGrid w:val="0"/>
              <w:spacing w:line="348" w:lineRule="auto"/>
              <w:ind w:left="4725" w:right="-334" w:rightChars="-159" w:hanging="5400" w:hangingChars="2250"/>
              <w:rPr>
                <w:rFonts w:eastAsia="仿宋"/>
                <w:color w:val="000000"/>
                <w:sz w:val="24"/>
                <w:szCs w:val="24"/>
              </w:rPr>
            </w:pPr>
            <w:r>
              <w:rPr>
                <w:rFonts w:eastAsia="仿宋" w:ascii="仿宋" w:hAnsi="仿宋"/>
                <w:color w:val="000000"/>
                <w:sz w:val="24"/>
                <w:szCs w:val="24"/>
              </w:rPr>
              <w:t xml:space="preserve">传真（Fax）： </w:t>
            </w:r>
          </w:p>
        </w:tc>
        <w:tc>
          <w:tcPr>
            <w:tcW w:w="4160" w:type="dxa"/>
            <w:tcBorders>
              <w:top w:val="nil"/>
              <w:left w:val="nil"/>
              <w:bottom w:val="nil"/>
              <w:right w:val="nil"/>
            </w:tcBorders>
            <w:shd w:val="clear" w:color="auto" w:fill="FFFFFF"/>
            <w:noWrap w:val="0"/>
            <w:vAlign w:val="top"/>
          </w:tcPr>
          <w:p>
            <w:r>
              <w:rPr>
                <w:rFonts w:ascii="仿宋" w:hAnsi="仿宋" w:eastAsia="仿宋"/>
                <w:sz w:val="24"/>
              </w:rPr>
              <w:t>分包方（乙方）：{{r supplierName }}</w:t>
              <w:br/>
              <w:t>联系地址：{{r supplierAddress }}</w:t>
              <w:br/>
              <w:t>开户银行：{{r supplierBank }}</w:t>
              <w:br/>
              <w:t>银行账号：{{r supplierAccount }}</w:t>
              <w:br/>
              <w:t>税号：{{r supplierTaxNo }}</w:t>
              <w:br/>
              <w:t>电话（Tel）：{{r supplierPhone }} 传真（Fax）：{{r supplierFax }}</w:t>
            </w:r>
          </w:p>
        </w:tc>
      </w:tr>
    </w:tbl>
    <w:p w14:paraId="56C3C87F">
      <w:pPr>
        <w:spacing w:line="360" w:lineRule="auto"/>
        <w:ind w:firstLine="480" w:firstLineChars="200"/>
        <w:jc w:val="left"/>
        <w:rPr>
          <w:rFonts w:hint="eastAsia" w:ascii="仿宋" w:hAnsi="仿宋" w:eastAsia="仿宋" w:cs="仿宋"/>
          <w:sz w:val="24"/>
          <w:szCs w:val="24"/>
        </w:rPr>
      </w:pPr>
      <w:r>
        <w:rPr>
          <w:rFonts w:hint="eastAsia" w:ascii="仿宋" w:hAnsi="仿宋" w:eastAsia="仿宋" w:cs="仿宋"/>
          <w:sz w:val="24"/>
          <w:szCs w:val="24"/>
        </w:rPr>
        <w:t>依照《中华人民共和国</w:t>
      </w:r>
      <w:r>
        <w:rPr>
          <w:rFonts w:hint="eastAsia" w:ascii="仿宋" w:hAnsi="仿宋" w:eastAsia="仿宋" w:cs="仿宋"/>
          <w:sz w:val="24"/>
          <w:szCs w:val="24"/>
          <w:lang w:eastAsia="zh-CN"/>
        </w:rPr>
        <w:t>民法典</w:t>
      </w:r>
      <w:r>
        <w:rPr>
          <w:rFonts w:hint="eastAsia" w:ascii="仿宋" w:hAnsi="仿宋" w:eastAsia="仿宋" w:cs="仿宋"/>
          <w:sz w:val="24"/>
          <w:szCs w:val="24"/>
        </w:rPr>
        <w:t>》、《中华人民共和国建筑法》及其它有关法律、行政法规，遵循平等、自愿、公平和诚实信用的原则，鉴于</w:t>
      </w:r>
      <w:bookmarkStart w:id="0" w:name="PO_上包合同甲方"/>
      <w:r>
        <w:rPr>
          <w:rFonts w:hint="eastAsia" w:ascii="仿宋" w:hAnsi="仿宋" w:eastAsia="仿宋" w:cs="仿宋"/>
          <w:b/>
          <w:sz w:val="24"/>
          <w:szCs w:val="24"/>
          <w:highlight w:val="yellow"/>
          <w:u w:val="single"/>
        </w:rPr>
        <w:t>上包合同的甲方</w:t>
      </w:r>
      <w:bookmarkEnd w:id="0"/>
      <w:r>
        <w:rPr>
          <w:rFonts w:hint="eastAsia" w:ascii="仿宋" w:hAnsi="仿宋" w:eastAsia="仿宋" w:cs="仿宋"/>
          <w:sz w:val="24"/>
          <w:szCs w:val="24"/>
        </w:rPr>
        <w:t>（以下简称发包方）与工程承包人已经签订施工总承包合同（以下称为“总包合同”），甲乙双方就下述工程承包事项协商达成一致，订立本合同：</w:t>
      </w:r>
    </w:p>
    <w:p w14:paraId="5BBCA663">
      <w:pPr>
        <w:pStyle w:val="6"/>
        <w:numPr>
          <w:ilvl w:val="0"/>
          <w:numId w:val="1"/>
        </w:numPr>
        <w:spacing w:line="360" w:lineRule="auto"/>
        <w:ind w:left="845" w:leftChars="0" w:hanging="425" w:firstLineChars="0"/>
        <w:jc w:val="left"/>
        <w:rPr>
          <w:rFonts w:hint="eastAsia" w:ascii="仿宋" w:hAnsi="仿宋" w:eastAsia="仿宋" w:cs="仿宋"/>
          <w:b/>
          <w:sz w:val="24"/>
          <w:szCs w:val="24"/>
        </w:rPr>
      </w:pPr>
      <w:r>
        <w:rPr>
          <w:rFonts w:ascii="仿宋" w:hAnsi="仿宋" w:eastAsia="仿宋"/>
          <w:sz w:val="24"/>
        </w:rPr>
        <w:t>工程名称：{{r projectName }}</w:t>
      </w:r>
    </w:p>
    <w:p w14:paraId="12AA23E1">
      <w:pPr>
        <w:pStyle w:val="6"/>
        <w:numPr>
          <w:ilvl w:val="0"/>
          <w:numId w:val="1"/>
        </w:numPr>
        <w:spacing w:line="360" w:lineRule="auto"/>
        <w:ind w:left="845" w:leftChars="0" w:hanging="425" w:firstLineChars="0"/>
        <w:jc w:val="left"/>
        <w:rPr>
          <w:rFonts w:hint="eastAsia" w:ascii="仿宋" w:hAnsi="仿宋" w:eastAsia="仿宋" w:cs="仿宋"/>
          <w:b/>
          <w:sz w:val="24"/>
          <w:szCs w:val="24"/>
        </w:rPr>
      </w:pPr>
      <w:r>
        <w:rPr>
          <w:rFonts w:ascii="仿宋" w:hAnsi="仿宋" w:eastAsia="仿宋"/>
          <w:sz w:val="24"/>
        </w:rPr>
        <w:t>工程地点：{{r engineeringLocation }}</w:t>
      </w:r>
    </w:p>
    <w:p w14:paraId="18BCF6E7">
      <w:pPr>
        <w:pStyle w:val="6"/>
        <w:numPr>
          <w:ilvl w:val="0"/>
          <w:numId w:val="1"/>
        </w:numPr>
        <w:spacing w:line="360" w:lineRule="auto"/>
        <w:ind w:left="845" w:leftChars="0" w:hanging="425" w:firstLineChars="0"/>
        <w:jc w:val="left"/>
        <w:rPr>
          <w:rFonts w:hint="eastAsia" w:ascii="仿宋" w:hAnsi="仿宋" w:eastAsia="仿宋" w:cs="仿宋"/>
          <w:b/>
          <w:sz w:val="24"/>
          <w:szCs w:val="24"/>
        </w:rPr>
      </w:pPr>
      <w:r>
        <w:rPr>
          <w:rFonts w:ascii="仿宋" w:hAnsi="仿宋" w:eastAsia="仿宋"/>
          <w:sz w:val="24"/>
        </w:rPr>
        <w:t>工程范围：{{r engineeringScope }}，详见本合同“附件”。</w:t>
      </w:r>
    </w:p>
    <w:p w14:paraId="56F10537">
      <w:pPr>
        <w:pStyle w:val="6"/>
        <w:numPr>
          <w:ilvl w:val="0"/>
          <w:numId w:val="1"/>
        </w:numPr>
        <w:spacing w:line="360" w:lineRule="auto"/>
        <w:ind w:left="845" w:leftChars="0" w:hanging="425" w:firstLineChars="0"/>
        <w:jc w:val="left"/>
        <w:rPr>
          <w:rFonts w:hint="eastAsia" w:ascii="仿宋" w:hAnsi="仿宋" w:eastAsia="仿宋" w:cs="仿宋"/>
          <w:b/>
          <w:sz w:val="24"/>
          <w:szCs w:val="24"/>
        </w:rPr>
      </w:pPr>
      <w:r>
        <w:rPr>
          <w:rFonts w:hint="eastAsia" w:ascii="仿宋" w:hAnsi="仿宋" w:eastAsia="仿宋" w:cs="仿宋"/>
          <w:b/>
          <w:sz w:val="24"/>
          <w:szCs w:val="24"/>
        </w:rPr>
        <w:t>工程价款及付款规定：</w:t>
      </w:r>
    </w:p>
    <w:p w14:paraId="0232816D">
      <w:pPr>
        <w:pStyle w:val="6"/>
        <w:numPr>
          <w:ilvl w:val="0"/>
          <w:numId w:val="2"/>
        </w:numPr>
        <w:spacing w:line="360" w:lineRule="auto"/>
        <w:ind w:leftChars="0"/>
        <w:jc w:val="left"/>
        <w:rPr>
          <w:rFonts w:hint="eastAsia" w:ascii="仿宋" w:hAnsi="仿宋" w:eastAsia="仿宋" w:cs="仿宋"/>
          <w:sz w:val="24"/>
          <w:szCs w:val="24"/>
        </w:rPr>
      </w:pPr>
      <w:r>
        <w:rPr>
          <w:rFonts w:hint="eastAsia" w:ascii="仿宋" w:hAnsi="仿宋" w:eastAsia="仿宋" w:cs="仿宋"/>
          <w:sz w:val="24"/>
          <w:szCs w:val="24"/>
        </w:rPr>
        <w:t>合同价款：本合同价款采用如下第</w:t>
      </w:r>
      <w:bookmarkStart w:id="1" w:name="PO_定价方式"/>
      <w:bookmarkEnd w:id="1"/>
      <w:r>
        <w:rPr>
          <w:rFonts w:hint="eastAsia" w:ascii="仿宋" w:hAnsi="仿宋" w:eastAsia="仿宋" w:cs="仿宋"/>
          <w:sz w:val="24"/>
          <w:szCs w:val="24"/>
          <w:u w:val="single"/>
        </w:rPr>
        <w:t xml:space="preserve">    </w:t>
      </w:r>
      <w:r>
        <w:rPr>
          <w:rFonts w:hint="eastAsia" w:ascii="仿宋" w:hAnsi="仿宋" w:eastAsia="仿宋" w:cs="仿宋"/>
          <w:sz w:val="24"/>
          <w:szCs w:val="24"/>
        </w:rPr>
        <w:t>种方式：</w:t>
      </w:r>
    </w:p>
    <w:p w14:paraId="75149D4B">
      <w:pPr>
        <w:pStyle w:val="6"/>
        <w:numPr>
          <w:ilvl w:val="0"/>
          <w:numId w:val="3"/>
        </w:numPr>
        <w:spacing w:line="360" w:lineRule="auto"/>
        <w:ind w:left="0" w:leftChars="0" w:firstLine="480" w:firstLineChars="200"/>
        <w:jc w:val="left"/>
        <w:rPr>
          <w:rFonts w:hint="eastAsia" w:ascii="仿宋" w:hAnsi="仿宋" w:eastAsia="仿宋" w:cs="仿宋"/>
          <w:sz w:val="24"/>
          <w:szCs w:val="24"/>
        </w:rPr>
      </w:pPr>
      <w:r>
        <w:rPr>
          <w:rFonts w:hint="eastAsia" w:ascii="仿宋" w:hAnsi="仿宋" w:eastAsia="仿宋" w:cs="仿宋"/>
          <w:sz w:val="24"/>
          <w:szCs w:val="24"/>
        </w:rPr>
        <w:t>固定总价：本合同含税固定总价为人民币：</w:t>
      </w:r>
      <w:bookmarkStart w:id="2" w:name="PO_总价合同额"/>
      <w:bookmarkEnd w:id="2"/>
      <w:r>
        <w:rPr>
          <w:rFonts w:hint="eastAsia" w:ascii="仿宋" w:hAnsi="仿宋" w:eastAsia="仿宋" w:cs="仿宋"/>
          <w:sz w:val="24"/>
          <w:szCs w:val="24"/>
          <w:u w:val="single"/>
        </w:rPr>
        <w:t xml:space="preserve">        </w:t>
      </w:r>
      <w:r>
        <w:rPr>
          <w:rFonts w:hint="eastAsia" w:ascii="仿宋" w:hAnsi="仿宋" w:eastAsia="仿宋" w:cs="仿宋"/>
          <w:sz w:val="24"/>
          <w:szCs w:val="24"/>
        </w:rPr>
        <w:t>元整，（人民币大写：</w:t>
      </w:r>
      <w:bookmarkStart w:id="3" w:name="PO_总价合同额大写"/>
      <w:bookmarkEnd w:id="3"/>
      <w:r>
        <w:rPr>
          <w:rFonts w:hint="eastAsia" w:ascii="仿宋" w:hAnsi="仿宋" w:eastAsia="仿宋" w:cs="仿宋"/>
          <w:sz w:val="24"/>
          <w:szCs w:val="24"/>
          <w:u w:val="single"/>
        </w:rPr>
        <w:t xml:space="preserve">       </w:t>
      </w:r>
      <w:r>
        <w:rPr>
          <w:rFonts w:hint="eastAsia" w:ascii="仿宋" w:hAnsi="仿宋" w:eastAsia="仿宋" w:cs="仿宋"/>
          <w:sz w:val="24"/>
          <w:szCs w:val="24"/>
        </w:rPr>
        <w:t>）；固定总价以</w:t>
      </w:r>
      <w:r>
        <w:rPr>
          <w:rFonts w:hint="eastAsia" w:ascii="仿宋" w:hAnsi="仿宋" w:eastAsia="仿宋" w:cs="仿宋"/>
          <w:sz w:val="24"/>
          <w:szCs w:val="24"/>
          <w:highlight w:val="yellow"/>
        </w:rPr>
        <w:t>本合同招标文件</w:t>
      </w:r>
      <w:r>
        <w:rPr>
          <w:rFonts w:hint="eastAsia" w:ascii="仿宋" w:hAnsi="仿宋" w:eastAsia="仿宋" w:cs="仿宋"/>
          <w:sz w:val="24"/>
          <w:szCs w:val="24"/>
        </w:rPr>
        <w:t>、技术要求、图纸、工程范围、品牌规定为依据，不因实际工作量或材料量与投标预算之差或市场价格的波动而变动，除非变更是由甲方书面要求和批准。</w:t>
      </w:r>
    </w:p>
    <w:p w14:paraId="463DCB51">
      <w:pPr>
        <w:pStyle w:val="6"/>
        <w:numPr>
          <w:ilvl w:val="0"/>
          <w:numId w:val="3"/>
        </w:numPr>
        <w:spacing w:line="360" w:lineRule="auto"/>
        <w:ind w:left="0" w:leftChars="0" w:firstLine="480" w:firstLineChars="200"/>
        <w:jc w:val="left"/>
        <w:rPr>
          <w:rFonts w:hint="eastAsia" w:ascii="仿宋" w:hAnsi="仿宋" w:eastAsia="仿宋" w:cs="仿宋"/>
          <w:sz w:val="24"/>
          <w:szCs w:val="24"/>
        </w:rPr>
      </w:pPr>
      <w:r>
        <w:rPr>
          <w:rFonts w:hint="eastAsia" w:ascii="仿宋" w:hAnsi="仿宋" w:eastAsia="仿宋" w:cs="仿宋"/>
          <w:sz w:val="24"/>
          <w:szCs w:val="24"/>
        </w:rPr>
        <w:t>固定单价，据实结算：本合同暂定含税总价为人民币：</w:t>
      </w:r>
      <w:bookmarkStart w:id="4" w:name="PO_暂定合同总额"/>
      <w:bookmarkEnd w:id="4"/>
      <w:r>
        <w:rPr>
          <w:rFonts w:hint="eastAsia" w:ascii="仿宋" w:hAnsi="仿宋" w:eastAsia="仿宋" w:cs="仿宋"/>
          <w:sz w:val="24"/>
          <w:szCs w:val="24"/>
          <w:u w:val="single"/>
        </w:rPr>
        <w:t xml:space="preserve">       </w:t>
      </w:r>
      <w:r>
        <w:rPr>
          <w:rFonts w:hint="eastAsia" w:ascii="仿宋" w:hAnsi="仿宋" w:eastAsia="仿宋" w:cs="仿宋"/>
          <w:sz w:val="24"/>
          <w:szCs w:val="24"/>
        </w:rPr>
        <w:t>元整，（人民币大写：</w:t>
      </w:r>
      <w:bookmarkStart w:id="5" w:name="PO_暂定合同总额大写"/>
      <w:bookmarkEnd w:id="5"/>
      <w:r>
        <w:rPr>
          <w:rFonts w:hint="eastAsia" w:ascii="仿宋" w:hAnsi="仿宋" w:eastAsia="仿宋" w:cs="仿宋"/>
          <w:sz w:val="24"/>
          <w:szCs w:val="24"/>
          <w:u w:val="single"/>
        </w:rPr>
        <w:t xml:space="preserve">      </w:t>
      </w:r>
      <w:r>
        <w:rPr>
          <w:rFonts w:hint="eastAsia" w:ascii="仿宋" w:hAnsi="仿宋" w:eastAsia="仿宋" w:cs="仿宋"/>
          <w:sz w:val="24"/>
          <w:szCs w:val="24"/>
        </w:rPr>
        <w:t>）；合同固定单价为成品交货（竣工移交）价，已包含乙方为提供本成品或顺利完成本项工作所需的所有人工费、材料费、机具、运费、防护用品费、成品保护费、及税金等与加工制作或施工工作相关联的全部费用（本合同已注明由甲方提供的内容除外，现场变更、现场临时配合用工不在本合同单价内）。</w:t>
      </w:r>
    </w:p>
    <w:p w14:paraId="447B7113">
      <w:pPr>
        <w:pStyle w:val="6"/>
        <w:numPr>
          <w:ilvl w:val="0"/>
          <w:numId w:val="3"/>
        </w:numPr>
        <w:spacing w:line="360" w:lineRule="auto"/>
        <w:ind w:left="0" w:leftChars="0" w:firstLine="480" w:firstLineChars="200"/>
        <w:jc w:val="left"/>
        <w:rPr>
          <w:rFonts w:hint="eastAsia" w:ascii="仿宋" w:hAnsi="仿宋" w:eastAsia="仿宋" w:cs="仿宋"/>
          <w:sz w:val="24"/>
          <w:szCs w:val="24"/>
        </w:rPr>
      </w:pPr>
      <w:r>
        <w:rPr>
          <w:rFonts w:hint="eastAsia" w:ascii="仿宋" w:hAnsi="仿宋" w:eastAsia="仿宋" w:cs="仿宋"/>
          <w:sz w:val="24"/>
          <w:szCs w:val="24"/>
        </w:rPr>
        <w:t>价格清单及关键设备、材料品牌表详见本合同</w:t>
      </w:r>
      <w:r>
        <w:rPr>
          <w:rFonts w:hint="eastAsia" w:ascii="仿宋" w:hAnsi="仿宋" w:eastAsia="仿宋" w:cs="仿宋"/>
          <w:sz w:val="24"/>
          <w:szCs w:val="24"/>
          <w:highlight w:val="yellow"/>
        </w:rPr>
        <w:t>“附件”</w:t>
      </w:r>
      <w:r>
        <w:rPr>
          <w:rFonts w:hint="eastAsia" w:ascii="仿宋" w:hAnsi="仿宋" w:eastAsia="仿宋" w:cs="仿宋"/>
          <w:sz w:val="24"/>
          <w:szCs w:val="24"/>
        </w:rPr>
        <w:t>。</w:t>
      </w:r>
    </w:p>
    <w:p w14:paraId="3D5AB6F5">
      <w:pPr>
        <w:pStyle w:val="6"/>
        <w:numPr>
          <w:ilvl w:val="0"/>
          <w:numId w:val="3"/>
        </w:numPr>
        <w:spacing w:line="360" w:lineRule="auto"/>
        <w:ind w:left="0" w:leftChars="0" w:firstLine="480" w:firstLineChars="200"/>
        <w:jc w:val="left"/>
        <w:rPr>
          <w:rFonts w:hint="eastAsia" w:ascii="仿宋" w:hAnsi="仿宋" w:eastAsia="仿宋" w:cs="仿宋"/>
          <w:sz w:val="24"/>
          <w:szCs w:val="24"/>
        </w:rPr>
      </w:pPr>
      <w:r>
        <w:rPr>
          <w:rFonts w:hint="eastAsia" w:ascii="仿宋" w:hAnsi="仿宋" w:eastAsia="仿宋" w:cs="仿宋"/>
          <w:sz w:val="24"/>
          <w:szCs w:val="24"/>
        </w:rPr>
        <w:t>若乙方对合同范围的工程进行优化，必须得到甲方、发包方、设计方的认可后才能施工，并且优化后节约的费用，乙方须与甲方分享，甲方分享比例不低于50%。在合同期内工作量发生增减，将依据投标报价时双方认定的单价表调整合同总金额，根据最终完成的工作量据实结算，如出现合同清单中没有的单价，须甲、乙双方重新认定单价表，作为最终结算依据。</w:t>
      </w:r>
    </w:p>
    <w:p w14:paraId="5B18F4D9">
      <w:pPr>
        <w:pStyle w:val="6"/>
        <w:numPr>
          <w:ilvl w:val="0"/>
          <w:numId w:val="3"/>
        </w:numPr>
        <w:spacing w:line="360" w:lineRule="auto"/>
        <w:ind w:left="0" w:leftChars="0" w:firstLine="480" w:firstLineChars="200"/>
        <w:jc w:val="left"/>
        <w:rPr>
          <w:rFonts w:hint="eastAsia" w:ascii="仿宋" w:hAnsi="仿宋" w:eastAsia="仿宋" w:cs="仿宋"/>
          <w:sz w:val="24"/>
          <w:szCs w:val="24"/>
        </w:rPr>
      </w:pPr>
      <w:r>
        <w:rPr>
          <w:rFonts w:hint="eastAsia" w:ascii="仿宋" w:hAnsi="仿宋" w:eastAsia="仿宋" w:cs="仿宋"/>
          <w:sz w:val="24"/>
          <w:szCs w:val="24"/>
        </w:rPr>
        <w:t>增加工程项目或改变工程范围，甲方应及时书面通知乙方，本合同发生的任何变更（包括合同价款或合同内容的调整），都应签订变更（附加）合同或补充协议，而且所有变更合同或补充协议，包括合同的最终结算书，都必须加盖与本合同一致的双方公司公章或合同专用章，项目部印章无效。</w:t>
      </w:r>
    </w:p>
    <w:p w14:paraId="42087788">
      <w:pPr>
        <w:pStyle w:val="6"/>
        <w:numPr>
          <w:ilvl w:val="0"/>
          <w:numId w:val="3"/>
        </w:numPr>
        <w:spacing w:line="360" w:lineRule="auto"/>
        <w:ind w:left="0" w:leftChars="0" w:firstLine="480" w:firstLineChars="200"/>
        <w:jc w:val="left"/>
        <w:rPr>
          <w:rFonts w:hint="eastAsia" w:ascii="仿宋" w:hAnsi="仿宋" w:eastAsia="仿宋" w:cs="仿宋"/>
          <w:sz w:val="24"/>
          <w:szCs w:val="24"/>
        </w:rPr>
      </w:pPr>
      <w:r>
        <w:rPr>
          <w:rFonts w:hint="eastAsia" w:ascii="仿宋" w:hAnsi="仿宋" w:eastAsia="仿宋" w:cs="仿宋"/>
          <w:sz w:val="24"/>
          <w:szCs w:val="24"/>
        </w:rPr>
        <w:t>本合同最终结算须经甲方审计部门审计，合同最终结算价以双方签订的正式结算书中的价格为准。</w:t>
      </w:r>
    </w:p>
    <w:p w14:paraId="7FB91424">
      <w:pPr>
        <w:pStyle w:val="6"/>
        <w:numPr>
          <w:ilvl w:val="0"/>
          <w:numId w:val="3"/>
        </w:numPr>
        <w:spacing w:line="360" w:lineRule="auto"/>
        <w:ind w:left="0" w:leftChars="0" w:firstLine="480" w:firstLineChars="200"/>
        <w:jc w:val="left"/>
        <w:rPr>
          <w:rFonts w:hint="eastAsia" w:ascii="仿宋" w:hAnsi="仿宋" w:eastAsia="仿宋" w:cs="仿宋"/>
          <w:sz w:val="24"/>
          <w:szCs w:val="24"/>
        </w:rPr>
      </w:pPr>
      <w:r>
        <w:rPr>
          <w:rFonts w:hint="eastAsia" w:ascii="仿宋" w:hAnsi="仿宋" w:eastAsia="仿宋" w:cs="仿宋"/>
          <w:sz w:val="24"/>
          <w:szCs w:val="24"/>
        </w:rPr>
        <w:t>乙方应在收到甲方下发的竣工结算通知单后20天内完成结算并报送甲方，甲方对乙方提交的竣工结算申请单有异议的，有权要求乙方进行修正和提交补充资料，乙方应提交修正后的竣工结算申请单。若乙方在收到甲方下发的竣工结算通知单后20日内未完成竣工结算上报的，则视为乙方认可甲方单方出具的竣工结算报告，乙方不再因此向甲方主张任何权利。</w:t>
      </w:r>
    </w:p>
    <w:p w14:paraId="63EDAC7A">
      <w:pPr>
        <w:pStyle w:val="6"/>
        <w:numPr>
          <w:ilvl w:val="0"/>
          <w:numId w:val="3"/>
        </w:numPr>
        <w:spacing w:line="360" w:lineRule="auto"/>
        <w:ind w:left="0" w:leftChars="0" w:firstLine="480" w:firstLineChars="200"/>
        <w:jc w:val="left"/>
        <w:rPr>
          <w:rFonts w:hint="eastAsia" w:ascii="仿宋" w:hAnsi="仿宋" w:eastAsia="仿宋" w:cs="仿宋"/>
          <w:sz w:val="24"/>
          <w:szCs w:val="24"/>
          <w:highlight w:val="yellow"/>
        </w:rPr>
      </w:pPr>
      <w:r>
        <w:rPr>
          <w:rFonts w:hint="eastAsia" w:ascii="仿宋" w:hAnsi="仿宋" w:eastAsia="仿宋" w:cs="仿宋"/>
          <w:sz w:val="24"/>
          <w:szCs w:val="24"/>
          <w:highlight w:val="yellow"/>
        </w:rPr>
        <w:t>涉及甲方变更施工内容的（新增、更改等），由甲方项目部下达指令单，乙方无条件进行施工，施工完成后甲方确认工程量，价款不予确认，最终以双方验收或竣工图结算为准</w:t>
      </w:r>
      <w:r>
        <w:rPr>
          <w:rFonts w:hint="eastAsia" w:ascii="仿宋" w:hAnsi="仿宋" w:eastAsia="仿宋" w:cs="仿宋"/>
          <w:sz w:val="24"/>
          <w:szCs w:val="24"/>
          <w:highlight w:val="yellow"/>
          <w:lang w:eastAsia="zh-CN"/>
        </w:rPr>
        <w:t>。</w:t>
      </w:r>
    </w:p>
    <w:p w14:paraId="61C205D2">
      <w:pPr>
        <w:pStyle w:val="6"/>
        <w:numPr>
          <w:ilvl w:val="0"/>
          <w:numId w:val="3"/>
        </w:numPr>
        <w:spacing w:line="360" w:lineRule="auto"/>
        <w:ind w:left="0" w:leftChars="0" w:firstLine="480" w:firstLineChars="200"/>
        <w:jc w:val="left"/>
        <w:rPr>
          <w:rFonts w:hint="eastAsia" w:ascii="仿宋" w:hAnsi="仿宋" w:eastAsia="仿宋" w:cs="仿宋"/>
          <w:sz w:val="24"/>
          <w:szCs w:val="24"/>
          <w:highlight w:val="yellow"/>
        </w:rPr>
      </w:pPr>
      <w:r>
        <w:rPr>
          <w:rFonts w:hint="eastAsia" w:ascii="仿宋" w:hAnsi="仿宋" w:eastAsia="仿宋" w:cs="仿宋"/>
          <w:sz w:val="24"/>
          <w:szCs w:val="24"/>
          <w:highlight w:val="yellow"/>
        </w:rPr>
        <w:t>变更施工内容的价款在过程中不予支付，在双方验收结算后予以支付</w:t>
      </w:r>
      <w:r>
        <w:rPr>
          <w:rFonts w:hint="eastAsia" w:ascii="仿宋" w:hAnsi="仿宋" w:eastAsia="仿宋" w:cs="仿宋"/>
          <w:sz w:val="24"/>
          <w:szCs w:val="24"/>
          <w:highlight w:val="yellow"/>
          <w:lang w:eastAsia="zh-CN"/>
        </w:rPr>
        <w:t>。</w:t>
      </w:r>
    </w:p>
    <w:p w14:paraId="1B2B2EB7">
      <w:pPr>
        <w:pStyle w:val="6"/>
        <w:numPr>
          <w:ilvl w:val="0"/>
          <w:numId w:val="3"/>
        </w:numPr>
        <w:spacing w:line="360" w:lineRule="auto"/>
        <w:ind w:left="0" w:leftChars="0" w:firstLine="480" w:firstLineChars="200"/>
        <w:jc w:val="left"/>
        <w:rPr>
          <w:rFonts w:hint="eastAsia" w:ascii="仿宋" w:hAnsi="仿宋" w:eastAsia="仿宋" w:cs="仿宋"/>
          <w:sz w:val="24"/>
          <w:szCs w:val="24"/>
          <w:highlight w:val="yellow"/>
        </w:rPr>
      </w:pPr>
      <w:r>
        <w:rPr>
          <w:rFonts w:hint="eastAsia" w:ascii="仿宋" w:hAnsi="仿宋" w:eastAsia="仿宋" w:cs="仿宋"/>
          <w:sz w:val="24"/>
          <w:szCs w:val="24"/>
          <w:highlight w:val="yellow"/>
        </w:rPr>
        <w:t>单次变更或累计变更导致合同总价增幅度超过暂定总价20% 时，双方须重新订立合同或补充协议，否则超出部分不在本合同中办理结算及付款。</w:t>
      </w:r>
    </w:p>
    <w:p w14:paraId="32D1AA4C">
      <w:pPr>
        <w:pStyle w:val="6"/>
        <w:numPr>
          <w:ilvl w:val="0"/>
          <w:numId w:val="2"/>
        </w:numPr>
        <w:spacing w:line="360" w:lineRule="auto"/>
        <w:ind w:leftChars="0"/>
        <w:jc w:val="left"/>
        <w:rPr>
          <w:rFonts w:hint="eastAsia" w:ascii="仿宋" w:hAnsi="仿宋" w:eastAsia="仿宋" w:cs="仿宋"/>
          <w:b/>
          <w:sz w:val="24"/>
          <w:szCs w:val="24"/>
        </w:rPr>
      </w:pPr>
      <w:r>
        <w:rPr>
          <w:rFonts w:hint="eastAsia" w:ascii="仿宋" w:hAnsi="仿宋" w:eastAsia="仿宋" w:cs="仿宋"/>
          <w:b/>
          <w:sz w:val="24"/>
          <w:szCs w:val="24"/>
        </w:rPr>
        <w:t>付款规定：</w:t>
      </w:r>
      <w:r>
        <w:rPr>
          <w:rFonts w:hint="eastAsia" w:ascii="仿宋" w:hAnsi="仿宋" w:eastAsia="仿宋" w:cs="仿宋"/>
          <w:sz w:val="24"/>
          <w:szCs w:val="24"/>
        </w:rPr>
        <w:t>以下付款均以甲方收到发包方相应付款为前提。</w:t>
      </w:r>
    </w:p>
    <w:p w14:paraId="08052FFB">
      <w:pPr>
        <w:pStyle w:val="6"/>
        <w:numPr>
          <w:ilvl w:val="0"/>
          <w:numId w:val="4"/>
        </w:numPr>
        <w:spacing w:line="360" w:lineRule="auto"/>
        <w:ind w:left="0" w:leftChars="0" w:firstLine="482" w:firstLineChars="200"/>
        <w:jc w:val="left"/>
        <w:rPr>
          <w:rFonts w:hint="eastAsia" w:ascii="仿宋" w:hAnsi="仿宋" w:eastAsia="仿宋" w:cs="仿宋"/>
          <w:b/>
          <w:sz w:val="24"/>
          <w:szCs w:val="24"/>
        </w:rPr>
      </w:pPr>
      <w:r>
        <w:rPr>
          <w:rFonts w:hint="eastAsia" w:ascii="仿宋" w:hAnsi="仿宋" w:eastAsia="仿宋" w:cs="仿宋"/>
          <w:b/>
          <w:sz w:val="24"/>
          <w:szCs w:val="24"/>
        </w:rPr>
        <w:t>付款进度和比例规定:</w:t>
      </w:r>
    </w:p>
    <w:p w14:paraId="6E72A988">
      <w:pPr>
        <w:pStyle w:val="6"/>
        <w:numPr>
          <w:ilvl w:val="0"/>
          <w:numId w:val="5"/>
        </w:numPr>
        <w:spacing w:line="360" w:lineRule="auto"/>
        <w:ind w:left="0" w:leftChars="0" w:firstLine="482" w:firstLineChars="200"/>
        <w:jc w:val="left"/>
        <w:rPr>
          <w:rFonts w:hint="eastAsia" w:ascii="仿宋" w:hAnsi="仿宋" w:eastAsia="仿宋" w:cs="仿宋"/>
          <w:sz w:val="24"/>
          <w:szCs w:val="24"/>
        </w:rPr>
      </w:pPr>
      <w:r>
        <w:rPr>
          <w:rFonts w:hint="eastAsia" w:ascii="仿宋" w:hAnsi="仿宋" w:eastAsia="仿宋" w:cs="仿宋"/>
          <w:b/>
          <w:sz w:val="24"/>
          <w:szCs w:val="24"/>
        </w:rPr>
        <w:t>预付款</w:t>
      </w:r>
      <w:r>
        <w:rPr>
          <w:rFonts w:hint="eastAsia" w:ascii="仿宋" w:hAnsi="仿宋" w:eastAsia="仿宋" w:cs="仿宋"/>
          <w:sz w:val="24"/>
          <w:szCs w:val="24"/>
        </w:rPr>
        <w:t>：合同签订后，在乙方具备机具材料及施工人力进场，经甲方确认具备开工条件后，向乙方支付本合同总价的</w:t>
      </w:r>
      <w:r>
        <w:rPr>
          <w:rFonts w:hint="eastAsia" w:ascii="仿宋" w:hAnsi="仿宋" w:eastAsia="仿宋" w:cs="仿宋"/>
          <w:sz w:val="24"/>
          <w:szCs w:val="24"/>
          <w:u w:val="single"/>
        </w:rPr>
        <w:t xml:space="preserve">    </w:t>
      </w:r>
      <w:r>
        <w:rPr>
          <w:rFonts w:hint="eastAsia" w:ascii="仿宋" w:hAnsi="仿宋" w:eastAsia="仿宋" w:cs="仿宋"/>
          <w:sz w:val="24"/>
          <w:szCs w:val="24"/>
        </w:rPr>
        <w:t>%作为预付款。</w:t>
      </w:r>
    </w:p>
    <w:p w14:paraId="345EADC2">
      <w:pPr>
        <w:pStyle w:val="6"/>
        <w:numPr>
          <w:ilvl w:val="0"/>
          <w:numId w:val="5"/>
        </w:numPr>
        <w:spacing w:line="360" w:lineRule="auto"/>
        <w:ind w:left="0" w:leftChars="0" w:firstLine="482" w:firstLineChars="200"/>
        <w:jc w:val="left"/>
        <w:rPr>
          <w:rFonts w:hint="eastAsia" w:ascii="仿宋" w:hAnsi="仿宋" w:eastAsia="仿宋" w:cs="仿宋"/>
          <w:sz w:val="24"/>
          <w:szCs w:val="24"/>
        </w:rPr>
      </w:pPr>
      <w:r>
        <w:rPr>
          <w:rFonts w:hint="eastAsia" w:ascii="仿宋" w:hAnsi="仿宋" w:eastAsia="仿宋" w:cs="仿宋"/>
          <w:b/>
          <w:sz w:val="24"/>
          <w:szCs w:val="24"/>
        </w:rPr>
        <w:t>进度款：</w:t>
      </w:r>
      <w:r>
        <w:rPr>
          <w:rFonts w:hint="eastAsia" w:ascii="仿宋" w:hAnsi="仿宋" w:eastAsia="仿宋" w:cs="仿宋"/>
          <w:sz w:val="24"/>
          <w:szCs w:val="24"/>
        </w:rPr>
        <w:t>本合同进度款的支付按照下面第</w:t>
      </w:r>
      <w:r>
        <w:rPr>
          <w:rFonts w:hint="eastAsia" w:ascii="仿宋" w:hAnsi="仿宋" w:eastAsia="仿宋" w:cs="仿宋"/>
          <w:sz w:val="24"/>
          <w:szCs w:val="24"/>
          <w:u w:val="single"/>
        </w:rPr>
        <w:t xml:space="preserve">    </w:t>
      </w:r>
      <w:r>
        <w:rPr>
          <w:rFonts w:hint="eastAsia" w:ascii="仿宋" w:hAnsi="仿宋" w:eastAsia="仿宋" w:cs="仿宋"/>
          <w:sz w:val="24"/>
          <w:szCs w:val="24"/>
        </w:rPr>
        <w:t>种方式：</w:t>
      </w:r>
    </w:p>
    <w:p w14:paraId="5789EE34">
      <w:pPr>
        <w:pStyle w:val="6"/>
        <w:spacing w:line="360" w:lineRule="auto"/>
        <w:jc w:val="left"/>
        <w:rPr>
          <w:rFonts w:hint="eastAsia" w:ascii="仿宋" w:hAnsi="仿宋" w:eastAsia="仿宋" w:cs="仿宋"/>
          <w:sz w:val="24"/>
          <w:szCs w:val="24"/>
        </w:rPr>
      </w:pPr>
      <w:r>
        <w:rPr>
          <w:rFonts w:hint="eastAsia" w:ascii="仿宋" w:hAnsi="仿宋" w:eastAsia="仿宋" w:cs="仿宋"/>
          <w:sz w:val="24"/>
          <w:szCs w:val="24"/>
          <w:lang w:val="en-US" w:eastAsia="zh-CN"/>
        </w:rPr>
        <w:t>①</w:t>
      </w:r>
      <w:r>
        <w:rPr>
          <w:rFonts w:hint="eastAsia" w:ascii="仿宋" w:hAnsi="仿宋" w:eastAsia="仿宋" w:cs="仿宋"/>
          <w:sz w:val="24"/>
          <w:szCs w:val="24"/>
        </w:rPr>
        <w:t>按月支付：</w:t>
      </w:r>
    </w:p>
    <w:p w14:paraId="5E0BAE37">
      <w:pPr>
        <w:pStyle w:val="6"/>
        <w:spacing w:line="360" w:lineRule="auto"/>
        <w:jc w:val="left"/>
        <w:rPr>
          <w:rFonts w:hint="eastAsia" w:ascii="仿宋" w:hAnsi="仿宋" w:eastAsia="仿宋" w:cs="仿宋"/>
          <w:sz w:val="24"/>
          <w:szCs w:val="24"/>
        </w:rPr>
      </w:pPr>
      <w:r>
        <w:rPr>
          <w:rFonts w:hint="eastAsia" w:ascii="仿宋" w:hAnsi="仿宋" w:eastAsia="仿宋" w:cs="仿宋"/>
          <w:sz w:val="24"/>
          <w:szCs w:val="24"/>
        </w:rPr>
        <w:t>乙方于每月的</w:t>
      </w:r>
      <w:r>
        <w:rPr>
          <w:rFonts w:hint="eastAsia" w:ascii="仿宋" w:hAnsi="仿宋" w:eastAsia="仿宋" w:cs="仿宋"/>
          <w:sz w:val="24"/>
          <w:szCs w:val="24"/>
          <w:lang w:eastAsia="zh-CN"/>
        </w:rPr>
        <w:t>【】</w:t>
      </w:r>
      <w:r>
        <w:rPr>
          <w:rFonts w:hint="eastAsia" w:ascii="仿宋" w:hAnsi="仿宋" w:eastAsia="仿宋" w:cs="仿宋"/>
          <w:sz w:val="24"/>
          <w:szCs w:val="24"/>
        </w:rPr>
        <w:t>日提出进度款的书面申请（含已完工程量清单），甲方在收到乙方的书面申请后，在</w:t>
      </w:r>
      <w:r>
        <w:rPr>
          <w:rFonts w:hint="eastAsia" w:ascii="仿宋" w:hAnsi="仿宋" w:eastAsia="仿宋" w:cs="仿宋"/>
          <w:sz w:val="24"/>
          <w:szCs w:val="24"/>
          <w:lang w:eastAsia="zh-CN"/>
        </w:rPr>
        <w:t>【】</w:t>
      </w:r>
      <w:r>
        <w:rPr>
          <w:rFonts w:hint="eastAsia" w:ascii="仿宋" w:hAnsi="仿宋" w:eastAsia="仿宋" w:cs="仿宋"/>
          <w:sz w:val="24"/>
          <w:szCs w:val="24"/>
        </w:rPr>
        <w:t>个工作日内完成对工程量、完成情况、费用的审核，审批金额为当月完成工程量的</w:t>
      </w:r>
      <w:r>
        <w:rPr>
          <w:rFonts w:hint="eastAsia" w:ascii="仿宋" w:hAnsi="仿宋" w:eastAsia="仿宋" w:cs="仿宋"/>
          <w:sz w:val="24"/>
          <w:szCs w:val="24"/>
          <w:u w:val="single"/>
        </w:rPr>
        <w:t xml:space="preserve">    </w:t>
      </w:r>
      <w:r>
        <w:rPr>
          <w:rFonts w:hint="eastAsia" w:ascii="仿宋" w:hAnsi="仿宋" w:eastAsia="仿宋" w:cs="仿宋"/>
          <w:sz w:val="24"/>
          <w:szCs w:val="24"/>
        </w:rPr>
        <w:t>%，于下月的</w:t>
      </w:r>
      <w:r>
        <w:rPr>
          <w:rFonts w:hint="eastAsia" w:ascii="仿宋" w:hAnsi="仿宋" w:eastAsia="仿宋" w:cs="仿宋"/>
          <w:sz w:val="24"/>
          <w:szCs w:val="24"/>
          <w:lang w:eastAsia="zh-CN"/>
        </w:rPr>
        <w:t>【】</w:t>
      </w:r>
      <w:r>
        <w:rPr>
          <w:rFonts w:hint="eastAsia" w:ascii="仿宋" w:hAnsi="仿宋" w:eastAsia="仿宋" w:cs="仿宋"/>
          <w:sz w:val="24"/>
          <w:szCs w:val="24"/>
        </w:rPr>
        <w:t>日</w:t>
      </w:r>
      <w:r>
        <w:rPr>
          <w:rFonts w:hint="eastAsia" w:ascii="仿宋" w:hAnsi="仿宋" w:eastAsia="仿宋" w:cs="仿宋"/>
          <w:sz w:val="24"/>
          <w:szCs w:val="24"/>
          <w:lang w:val="en-US" w:eastAsia="zh-CN"/>
        </w:rPr>
        <w:t>前</w:t>
      </w:r>
      <w:r>
        <w:rPr>
          <w:rFonts w:hint="eastAsia" w:ascii="仿宋" w:hAnsi="仿宋" w:eastAsia="仿宋" w:cs="仿宋"/>
          <w:sz w:val="24"/>
          <w:szCs w:val="24"/>
        </w:rPr>
        <w:t>支付。</w:t>
      </w:r>
    </w:p>
    <w:p w14:paraId="63AA56B1">
      <w:pPr>
        <w:pStyle w:val="6"/>
        <w:spacing w:line="360" w:lineRule="auto"/>
        <w:ind w:left="0" w:leftChars="0" w:firstLine="480" w:firstLineChars="200"/>
        <w:jc w:val="left"/>
        <w:rPr>
          <w:rFonts w:hint="eastAsia" w:ascii="仿宋" w:hAnsi="仿宋" w:eastAsia="仿宋" w:cs="仿宋"/>
          <w:sz w:val="24"/>
          <w:szCs w:val="24"/>
        </w:rPr>
      </w:pPr>
      <w:r>
        <w:rPr>
          <w:rFonts w:hint="eastAsia" w:ascii="仿宋" w:hAnsi="仿宋" w:eastAsia="仿宋" w:cs="仿宋"/>
          <w:sz w:val="24"/>
          <w:szCs w:val="24"/>
          <w:lang w:val="en-US" w:eastAsia="zh-CN"/>
        </w:rPr>
        <w:t>②</w:t>
      </w:r>
      <w:r>
        <w:rPr>
          <w:rFonts w:hint="eastAsia" w:ascii="仿宋" w:hAnsi="仿宋" w:eastAsia="仿宋" w:cs="仿宋"/>
          <w:sz w:val="24"/>
          <w:szCs w:val="24"/>
        </w:rPr>
        <w:t xml:space="preserve">按工程节点支付: </w:t>
      </w:r>
      <w:bookmarkStart w:id="6" w:name="PO_节点支付"/>
      <w:bookmarkEnd w:id="6"/>
    </w:p>
    <w:tbl>
      <w:tblPr>
        <w:tblStyle w:val="5"/>
        <w:tblW w:w="0" w:type="auto"/>
        <w:jc w:val="righ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134"/>
        <w:gridCol w:w="3614"/>
        <w:gridCol w:w="3615"/>
      </w:tblGrid>
      <w:tr w14:paraId="42E32763">
        <w:trPr>
          <w:jc w:val="right"/>
        </w:trPr>
        <w:tc>
          <w:tcPr>
            <w:tcW w:w="1134" w:type="dxa"/>
            <w:noWrap w:val="0"/>
            <w:vAlign w:val="center"/>
          </w:tcPr>
          <w:p w14:paraId="7F3064FC">
            <w:pPr>
              <w:pStyle w:val="6"/>
              <w:spacing w:line="288" w:lineRule="auto"/>
              <w:ind w:firstLine="0" w:firstLineChars="0"/>
              <w:jc w:val="center"/>
              <w:rPr>
                <w:rFonts w:hint="eastAsia" w:ascii="仿宋" w:hAnsi="仿宋" w:eastAsia="仿宋" w:cs="仿宋"/>
                <w:sz w:val="24"/>
                <w:szCs w:val="24"/>
                <w:highlight w:val="none"/>
              </w:rPr>
            </w:pPr>
            <w:r>
              <w:rPr>
                <w:rFonts w:hint="eastAsia" w:ascii="仿宋" w:hAnsi="仿宋" w:eastAsia="仿宋" w:cs="仿宋"/>
                <w:sz w:val="24"/>
                <w:szCs w:val="24"/>
                <w:highlight w:val="none"/>
              </w:rPr>
              <w:t>节点</w:t>
            </w:r>
          </w:p>
        </w:tc>
        <w:tc>
          <w:tcPr>
            <w:tcW w:w="3614" w:type="dxa"/>
            <w:noWrap w:val="0"/>
            <w:vAlign w:val="center"/>
          </w:tcPr>
          <w:p w14:paraId="24DAF7AF">
            <w:pPr>
              <w:pStyle w:val="6"/>
              <w:spacing w:line="288" w:lineRule="auto"/>
              <w:ind w:firstLine="0" w:firstLineChars="0"/>
              <w:jc w:val="center"/>
              <w:rPr>
                <w:rFonts w:hint="eastAsia" w:ascii="仿宋" w:hAnsi="仿宋" w:eastAsia="仿宋" w:cs="仿宋"/>
                <w:sz w:val="24"/>
                <w:szCs w:val="24"/>
                <w:highlight w:val="none"/>
              </w:rPr>
            </w:pPr>
            <w:r>
              <w:rPr>
                <w:rFonts w:hint="eastAsia" w:ascii="仿宋" w:hAnsi="仿宋" w:eastAsia="仿宋" w:cs="仿宋"/>
                <w:sz w:val="24"/>
                <w:szCs w:val="24"/>
                <w:highlight w:val="none"/>
              </w:rPr>
              <w:t>完成施工进度节点描述</w:t>
            </w:r>
          </w:p>
        </w:tc>
        <w:tc>
          <w:tcPr>
            <w:tcW w:w="3615" w:type="dxa"/>
            <w:noWrap w:val="0"/>
            <w:vAlign w:val="center"/>
          </w:tcPr>
          <w:p w14:paraId="66AFA1FD">
            <w:pPr>
              <w:pStyle w:val="6"/>
              <w:spacing w:line="288" w:lineRule="auto"/>
              <w:ind w:firstLine="0" w:firstLineChars="0"/>
              <w:jc w:val="left"/>
              <w:rPr>
                <w:rFonts w:hint="eastAsia" w:ascii="仿宋" w:hAnsi="仿宋" w:eastAsia="仿宋" w:cs="仿宋"/>
                <w:sz w:val="24"/>
                <w:szCs w:val="24"/>
                <w:highlight w:val="none"/>
              </w:rPr>
            </w:pPr>
            <w:r>
              <w:rPr>
                <w:rFonts w:hint="eastAsia" w:ascii="仿宋" w:hAnsi="仿宋" w:eastAsia="仿宋" w:cs="仿宋"/>
                <w:sz w:val="24"/>
                <w:szCs w:val="24"/>
                <w:highlight w:val="none"/>
              </w:rPr>
              <w:t>经甲方确认完成后，支付合同价款的比例（%）</w:t>
            </w:r>
          </w:p>
        </w:tc>
      </w:tr>
      {% for item in items %}
      <w:tr w14:paraId="5913C920">
        <w:trPr>
          <w:jc w:val="right"/>
        </w:trPr>
        <w:tc>
          <w:tcPr>
            <w:tcW w:w="1134" w:type="dxa"/>
            <w:noWrap w:val="0"/>
            <w:vAlign w:val="top"/>
          </w:tcPr>
          <w:p>
            <w:r>
              <w:rPr>
                <w:rFonts w:ascii="仿宋" w:hAnsi="仿宋" w:eastAsia="仿宋"/>
                <w:sz w:val="24"/>
              </w:rPr>
              <w:t>{{r item.node }}</w:t>
            </w:r>
          </w:p>
        </w:tc>
        <w:tc>
          <w:tcPr>
            <w:tcW w:w="3614" w:type="dxa"/>
            <w:noWrap w:val="0"/>
            <w:vAlign w:val="top"/>
          </w:tcPr>
          <w:p>
            <w:r>
              <w:rPr>
                <w:rFonts w:ascii="仿宋" w:hAnsi="仿宋" w:eastAsia="仿宋"/>
                <w:sz w:val="24"/>
              </w:rPr>
              <w:t>{{r item.progressDescription }}</w:t>
            </w:r>
          </w:p>
        </w:tc>
        <w:tc>
          <w:tcPr>
            <w:tcW w:w="3615" w:type="dxa"/>
            <w:noWrap w:val="0"/>
            <w:vAlign w:val="top"/>
          </w:tcPr>
          <w:p>
            <w:r>
              <w:rPr>
                <w:rFonts w:ascii="仿宋" w:hAnsi="仿宋" w:eastAsia="仿宋"/>
                <w:sz w:val="24"/>
              </w:rPr>
              <w:t>{{r item.paymentRate }}</w:t>
            </w:r>
          </w:p>
        </w:tc>
      </w:tr>
      {% endfor %}
    </w:tbl>
    <w:p w14:paraId="2543F34C">
      <w:pPr>
        <w:pStyle w:val="6"/>
        <w:spacing w:line="360" w:lineRule="auto"/>
        <w:ind w:left="0" w:leftChars="0" w:firstLine="480" w:firstLineChars="200"/>
        <w:jc w:val="left"/>
        <w:rPr>
          <w:rFonts w:hint="eastAsia" w:ascii="仿宋" w:hAnsi="仿宋" w:eastAsia="仿宋" w:cs="仿宋"/>
          <w:sz w:val="24"/>
          <w:szCs w:val="24"/>
          <w:highlight w:val="none"/>
        </w:rPr>
      </w:pPr>
      <w:r>
        <w:rPr>
          <w:rFonts w:hint="eastAsia" w:ascii="仿宋" w:hAnsi="仿宋" w:eastAsia="仿宋" w:cs="仿宋"/>
          <w:sz w:val="24"/>
          <w:szCs w:val="24"/>
          <w:highlight w:val="none"/>
        </w:rPr>
        <w:t>上述节点完成后，经甲方审核确认，于下月的15日至30日期间支付节点款项。</w:t>
      </w:r>
    </w:p>
    <w:p w14:paraId="255D2014">
      <w:pPr>
        <w:pStyle w:val="6"/>
        <w:numPr>
          <w:ilvl w:val="0"/>
          <w:numId w:val="5"/>
        </w:numPr>
        <w:spacing w:line="360" w:lineRule="auto"/>
        <w:ind w:left="0" w:leftChars="0" w:firstLine="482" w:firstLineChars="200"/>
        <w:jc w:val="left"/>
        <w:rPr>
          <w:rFonts w:hint="eastAsia" w:ascii="仿宋" w:hAnsi="仿宋" w:eastAsia="仿宋" w:cs="仿宋"/>
          <w:b/>
          <w:sz w:val="24"/>
          <w:szCs w:val="24"/>
          <w:highlight w:val="none"/>
        </w:rPr>
      </w:pPr>
      <w:r>
        <w:rPr>
          <w:rFonts w:hint="eastAsia" w:ascii="仿宋" w:hAnsi="仿宋" w:eastAsia="仿宋" w:cs="仿宋"/>
          <w:b/>
          <w:sz w:val="24"/>
          <w:szCs w:val="24"/>
          <w:highlight w:val="none"/>
        </w:rPr>
        <w:t>完工款：</w:t>
      </w:r>
      <w:r>
        <w:rPr>
          <w:rFonts w:hint="eastAsia" w:ascii="仿宋" w:hAnsi="仿宋" w:eastAsia="仿宋" w:cs="仿宋"/>
          <w:sz w:val="24"/>
          <w:szCs w:val="24"/>
          <w:highlight w:val="none"/>
        </w:rPr>
        <w:t>分包施工完成，经甲方审核确认后，支付到实际累计完成工作量或合同价款的</w:t>
      </w:r>
      <w:r>
        <w:rPr>
          <w:rFonts w:hint="eastAsia" w:ascii="仿宋" w:hAnsi="仿宋" w:eastAsia="仿宋" w:cs="仿宋"/>
          <w:sz w:val="24"/>
          <w:szCs w:val="24"/>
          <w:highlight w:val="none"/>
          <w:u w:val="single"/>
        </w:rPr>
        <w:t xml:space="preserve">    </w:t>
      </w:r>
      <w:r>
        <w:rPr>
          <w:rFonts w:hint="eastAsia" w:ascii="仿宋" w:hAnsi="仿宋" w:eastAsia="仿宋" w:cs="仿宋"/>
          <w:sz w:val="24"/>
          <w:szCs w:val="24"/>
          <w:highlight w:val="none"/>
        </w:rPr>
        <w:t>%；如果实际累计完成工作量大于或等于合同价款，完工款计算以合同价款为基数；如果实际累计完成工作量小于合同价款，完工款计算则以实际累计完成工作量为基数；</w:t>
      </w:r>
    </w:p>
    <w:p w14:paraId="0C695A9F">
      <w:pPr>
        <w:pStyle w:val="6"/>
        <w:numPr>
          <w:ilvl w:val="0"/>
          <w:numId w:val="5"/>
        </w:numPr>
        <w:spacing w:line="360" w:lineRule="auto"/>
        <w:ind w:left="0" w:leftChars="0" w:firstLine="482" w:firstLineChars="200"/>
        <w:jc w:val="left"/>
        <w:rPr>
          <w:rFonts w:hint="eastAsia" w:ascii="仿宋" w:hAnsi="仿宋" w:eastAsia="仿宋" w:cs="仿宋"/>
          <w:sz w:val="24"/>
          <w:szCs w:val="24"/>
          <w:highlight w:val="none"/>
        </w:rPr>
      </w:pPr>
      <w:r>
        <w:rPr>
          <w:rFonts w:hint="eastAsia" w:ascii="仿宋" w:hAnsi="仿宋" w:eastAsia="仿宋" w:cs="仿宋"/>
          <w:b/>
          <w:sz w:val="24"/>
          <w:szCs w:val="24"/>
          <w:highlight w:val="none"/>
        </w:rPr>
        <w:t>结算款：</w:t>
      </w:r>
      <w:r>
        <w:rPr>
          <w:rFonts w:hint="eastAsia" w:ascii="仿宋" w:hAnsi="仿宋" w:eastAsia="仿宋" w:cs="仿宋"/>
          <w:sz w:val="24"/>
          <w:szCs w:val="24"/>
          <w:highlight w:val="none"/>
        </w:rPr>
        <w:t>分包工程竣工验收合格后由双方办理结算事宜，并在完成结算后30日内支付至结算总价的</w:t>
      </w:r>
      <w:r>
        <w:rPr>
          <w:rFonts w:hint="eastAsia" w:ascii="仿宋" w:hAnsi="仿宋" w:eastAsia="仿宋" w:cs="仿宋"/>
          <w:sz w:val="24"/>
          <w:szCs w:val="24"/>
          <w:highlight w:val="none"/>
          <w:u w:val="single"/>
        </w:rPr>
        <w:t xml:space="preserve">    </w:t>
      </w:r>
      <w:r>
        <w:rPr>
          <w:rFonts w:hint="eastAsia" w:ascii="仿宋" w:hAnsi="仿宋" w:eastAsia="仿宋" w:cs="仿宋"/>
          <w:sz w:val="24"/>
          <w:szCs w:val="24"/>
          <w:highlight w:val="none"/>
        </w:rPr>
        <w:t>%。</w:t>
      </w:r>
    </w:p>
    <w:p w14:paraId="7E9651D6">
      <w:pPr>
        <w:pStyle w:val="6"/>
        <w:numPr>
          <w:ilvl w:val="0"/>
          <w:numId w:val="5"/>
        </w:numPr>
        <w:spacing w:line="360" w:lineRule="auto"/>
        <w:ind w:left="0" w:leftChars="0" w:firstLine="482" w:firstLineChars="200"/>
        <w:jc w:val="left"/>
        <w:rPr>
          <w:rFonts w:hint="eastAsia" w:ascii="仿宋" w:hAnsi="仿宋" w:eastAsia="仿宋" w:cs="仿宋"/>
          <w:sz w:val="24"/>
          <w:szCs w:val="24"/>
          <w:highlight w:val="none"/>
        </w:rPr>
      </w:pPr>
      <w:r>
        <w:rPr>
          <w:rFonts w:hint="eastAsia" w:ascii="仿宋" w:hAnsi="仿宋" w:eastAsia="仿宋" w:cs="仿宋"/>
          <w:b/>
          <w:sz w:val="24"/>
          <w:szCs w:val="24"/>
          <w:highlight w:val="none"/>
        </w:rPr>
        <w:t>质保金：</w:t>
      </w:r>
      <w:r>
        <w:rPr>
          <w:rFonts w:hint="eastAsia" w:ascii="仿宋" w:hAnsi="仿宋" w:eastAsia="仿宋" w:cs="仿宋"/>
          <w:sz w:val="24"/>
          <w:szCs w:val="24"/>
          <w:highlight w:val="none"/>
        </w:rPr>
        <w:t>结算总价的</w:t>
      </w:r>
      <w:r>
        <w:rPr>
          <w:rFonts w:hint="eastAsia" w:ascii="仿宋" w:hAnsi="仿宋" w:eastAsia="仿宋" w:cs="仿宋"/>
          <w:sz w:val="24"/>
          <w:szCs w:val="24"/>
          <w:highlight w:val="none"/>
          <w:u w:val="single"/>
        </w:rPr>
        <w:t xml:space="preserve">    </w:t>
      </w:r>
      <w:r>
        <w:rPr>
          <w:rFonts w:hint="eastAsia" w:ascii="仿宋" w:hAnsi="仿宋" w:eastAsia="仿宋" w:cs="仿宋"/>
          <w:sz w:val="24"/>
          <w:szCs w:val="24"/>
          <w:highlight w:val="none"/>
        </w:rPr>
        <w:t>%作为质量保证金，待缺陷责任期满，且乙方履行完所有缺陷修复责任并经甲方确认后一次付清，质保金不计利息。本合同工程的缺陷责任期为</w:t>
      </w:r>
      <w:r>
        <w:rPr>
          <w:rFonts w:hint="eastAsia" w:ascii="仿宋" w:hAnsi="仿宋" w:eastAsia="仿宋" w:cs="仿宋"/>
          <w:sz w:val="24"/>
          <w:szCs w:val="24"/>
          <w:highlight w:val="none"/>
          <w:u w:val="single"/>
        </w:rPr>
        <w:t xml:space="preserve">    </w:t>
      </w:r>
      <w:r>
        <w:rPr>
          <w:rFonts w:hint="eastAsia" w:ascii="仿宋" w:hAnsi="仿宋" w:eastAsia="仿宋" w:cs="仿宋"/>
          <w:sz w:val="24"/>
          <w:szCs w:val="24"/>
          <w:highlight w:val="none"/>
        </w:rPr>
        <w:t>个月。缺陷责任期是指乙方按照合同约定承担缺陷修复义务，且甲方预留质保金的期限，自工程竣工验收之日起开始计算。缺陷责任期满后，乙方仍应按照本合同约定的质保期承担质量保修义务。</w:t>
      </w:r>
    </w:p>
    <w:p w14:paraId="6433F1FA">
      <w:pPr>
        <w:pStyle w:val="6"/>
        <w:numPr>
          <w:ilvl w:val="0"/>
          <w:numId w:val="2"/>
        </w:numPr>
        <w:spacing w:line="360" w:lineRule="auto"/>
        <w:ind w:leftChars="0"/>
        <w:jc w:val="left"/>
        <w:rPr>
          <w:rFonts w:hint="eastAsia" w:ascii="仿宋" w:hAnsi="仿宋" w:eastAsia="仿宋" w:cs="仿宋"/>
          <w:kern w:val="0"/>
          <w:sz w:val="24"/>
          <w:szCs w:val="24"/>
          <w:highlight w:val="none"/>
        </w:rPr>
      </w:pPr>
      <w:r>
        <w:rPr>
          <w:rFonts w:hint="eastAsia" w:ascii="仿宋" w:hAnsi="仿宋" w:eastAsia="仿宋" w:cs="仿宋"/>
          <w:sz w:val="24"/>
          <w:szCs w:val="24"/>
          <w:highlight w:val="none"/>
        </w:rPr>
        <w:t>乙方不得拖欠工人的工资或相关人员劳务费用。如果因为乙方拖欠劳务工人的工资或相关人员劳务费用，甲方有权暂停支付劳务合同款项，并可直接代其垫付工人工资。甲方</w:t>
      </w:r>
      <w:r>
        <w:rPr>
          <w:rFonts w:hint="eastAsia" w:ascii="仿宋" w:hAnsi="仿宋" w:eastAsia="仿宋" w:cs="仿宋"/>
          <w:kern w:val="0"/>
          <w:sz w:val="24"/>
          <w:szCs w:val="24"/>
          <w:highlight w:val="none"/>
        </w:rPr>
        <w:t>代其垫付人员工资或与人员相关的劳务费时，垫付后2日内，乙方无条件予以全额返还甲方该垫付款,同时按照年息</w:t>
      </w:r>
      <w:r>
        <w:rPr>
          <w:rFonts w:hint="eastAsia" w:ascii="仿宋" w:hAnsi="仿宋" w:eastAsia="仿宋" w:cs="仿宋"/>
          <w:kern w:val="0"/>
          <w:sz w:val="24"/>
          <w:szCs w:val="24"/>
          <w:highlight w:val="none"/>
          <w:lang w:eastAsia="zh-CN"/>
        </w:rPr>
        <w:t>【】</w:t>
      </w:r>
      <w:r>
        <w:rPr>
          <w:rFonts w:hint="eastAsia" w:ascii="仿宋" w:hAnsi="仿宋" w:eastAsia="仿宋" w:cs="仿宋"/>
          <w:kern w:val="0"/>
          <w:sz w:val="24"/>
          <w:szCs w:val="24"/>
          <w:highlight w:val="none"/>
        </w:rPr>
        <w:t>%计息。</w:t>
      </w:r>
    </w:p>
    <w:p w14:paraId="109FF8E9">
      <w:pPr>
        <w:pStyle w:val="6"/>
        <w:numPr>
          <w:ilvl w:val="0"/>
          <w:numId w:val="2"/>
        </w:numPr>
        <w:spacing w:line="360" w:lineRule="auto"/>
        <w:ind w:leftChars="0"/>
        <w:jc w:val="left"/>
        <w:rPr>
          <w:rFonts w:hint="eastAsia" w:ascii="仿宋" w:hAnsi="仿宋" w:eastAsia="仿宋" w:cs="仿宋"/>
          <w:sz w:val="24"/>
          <w:szCs w:val="24"/>
          <w:highlight w:val="none"/>
        </w:rPr>
      </w:pPr>
      <w:r>
        <w:rPr>
          <w:rFonts w:hint="eastAsia" w:ascii="仿宋" w:hAnsi="仿宋" w:eastAsia="仿宋" w:cs="仿宋"/>
          <w:sz w:val="24"/>
          <w:szCs w:val="24"/>
          <w:highlight w:val="none"/>
        </w:rPr>
        <w:t>乙方每次请款时应一并提交专用发票，否则工程承包人有权拒绝支付款项且工程承包人不承担任何违约责任或赔偿责任。但是，发票数额不同于结算金额，结算应由双方结合项目具体情况据实办理结算文件确定。</w:t>
      </w:r>
    </w:p>
    <w:p w14:paraId="66BDFEEC">
      <w:pPr>
        <w:pStyle w:val="6"/>
        <w:numPr>
          <w:ilvl w:val="0"/>
          <w:numId w:val="2"/>
        </w:numPr>
        <w:spacing w:line="360" w:lineRule="auto"/>
        <w:ind w:leftChars="0"/>
        <w:jc w:val="left"/>
        <w:rPr>
          <w:rFonts w:hint="eastAsia" w:ascii="仿宋" w:hAnsi="仿宋" w:eastAsia="仿宋" w:cs="仿宋"/>
          <w:sz w:val="24"/>
          <w:szCs w:val="24"/>
          <w:highlight w:val="none"/>
        </w:rPr>
      </w:pPr>
      <w:r>
        <w:rPr>
          <w:rFonts w:hint="eastAsia" w:ascii="仿宋" w:hAnsi="仿宋" w:eastAsia="仿宋" w:cs="仿宋"/>
          <w:b w:val="0"/>
          <w:bCs/>
          <w:sz w:val="24"/>
          <w:szCs w:val="24"/>
          <w:highlight w:val="none"/>
        </w:rPr>
        <w:t>发票要求：</w:t>
      </w:r>
      <w:r>
        <w:rPr>
          <w:rFonts w:hint="eastAsia" w:ascii="仿宋" w:hAnsi="仿宋" w:eastAsia="仿宋" w:cs="仿宋"/>
          <w:sz w:val="24"/>
          <w:szCs w:val="24"/>
          <w:highlight w:val="none"/>
        </w:rPr>
        <w:t>以上在甲方向乙方支付每笔款项之前，乙方须按甲方要求提供相应款额的</w:t>
      </w:r>
      <w:bookmarkStart w:id="7" w:name="PO_增值发票"/>
      <w:r>
        <w:rPr>
          <w:rFonts w:hint="eastAsia" w:ascii="仿宋" w:hAnsi="仿宋" w:eastAsia="仿宋" w:cs="仿宋"/>
          <w:sz w:val="24"/>
          <w:szCs w:val="24"/>
          <w:highlight w:val="none"/>
        </w:rPr>
        <w:t>增值税专用发票</w:t>
      </w:r>
      <w:bookmarkEnd w:id="7"/>
      <w:r>
        <w:rPr>
          <w:rFonts w:hint="eastAsia" w:ascii="仿宋" w:hAnsi="仿宋" w:eastAsia="仿宋" w:cs="仿宋"/>
          <w:sz w:val="24"/>
          <w:szCs w:val="24"/>
          <w:highlight w:val="none"/>
        </w:rPr>
        <w:t>,税率：</w:t>
      </w:r>
      <w:bookmarkStart w:id="8" w:name="PO_增值税税点"/>
      <w:bookmarkEnd w:id="8"/>
      <w:r>
        <w:rPr>
          <w:rFonts w:hint="eastAsia" w:ascii="仿宋" w:hAnsi="仿宋" w:eastAsia="仿宋" w:cs="仿宋"/>
          <w:sz w:val="24"/>
          <w:szCs w:val="24"/>
          <w:highlight w:val="none"/>
          <w:u w:val="single"/>
        </w:rPr>
        <w:t xml:space="preserve">    </w:t>
      </w:r>
      <w:r>
        <w:rPr>
          <w:rFonts w:hint="eastAsia" w:ascii="仿宋" w:hAnsi="仿宋" w:eastAsia="仿宋" w:cs="仿宋"/>
          <w:sz w:val="24"/>
          <w:szCs w:val="24"/>
          <w:highlight w:val="none"/>
        </w:rPr>
        <w:t>；乙方所开发票必须是真实的对应本合同的有效发票，如开具无效或违法发票，乙方需要承担该发票面额50%的处罚金，且不少于5万元人民币，并承担因此引起的一切责任。无效发票包括但不限于以下情形：开具虚假、作废等无效发票或违反国家法律法规开具、提供发票；开具发票种类错误；开具发票税率与合同约定不符；发票上信息错误；因乙方延迟送达、开具错误等原因造成发票认证失败等。</w:t>
      </w:r>
      <w:r>
        <w:rPr>
          <w:rFonts w:hint="eastAsia" w:ascii="仿宋" w:hAnsi="仿宋" w:eastAsia="仿宋" w:cs="仿宋"/>
          <w:bCs/>
          <w:sz w:val="24"/>
          <w:szCs w:val="24"/>
          <w:highlight w:val="none"/>
        </w:rPr>
        <w:t>乙方未能按照合同约定和法律规定向甲方开具增值税专用发票的，应当承担给甲方造成的损失，该损失包括增值税进项税额、城市建设维护税税额、教育税附加税额、地方教育税附加税额及企业所得税税额及其他实际损失。就本条款所列税费损失，乙方同意，由甲方扣除后向乙方支付工程款。不足部分，甲方有权向乙方追偿。</w:t>
      </w:r>
    </w:p>
    <w:p w14:paraId="40BE8C69">
      <w:pPr>
        <w:pStyle w:val="6"/>
        <w:numPr>
          <w:ilvl w:val="0"/>
          <w:numId w:val="2"/>
        </w:numPr>
        <w:spacing w:line="360" w:lineRule="auto"/>
        <w:ind w:leftChars="0"/>
        <w:jc w:val="left"/>
        <w:rPr>
          <w:rFonts w:hint="eastAsia" w:ascii="仿宋" w:hAnsi="仿宋" w:eastAsia="仿宋" w:cs="仿宋"/>
          <w:sz w:val="24"/>
          <w:szCs w:val="24"/>
          <w:highlight w:val="none"/>
        </w:rPr>
      </w:pPr>
      <w:r>
        <w:rPr>
          <w:rFonts w:hint="eastAsia" w:ascii="仿宋" w:hAnsi="仿宋" w:eastAsia="仿宋" w:cs="仿宋"/>
          <w:sz w:val="24"/>
          <w:szCs w:val="24"/>
          <w:highlight w:val="none"/>
        </w:rPr>
        <w:t>非经甲方书面同意，乙方不得将任何工程款让与第三人或委托第三人代领。</w:t>
      </w:r>
    </w:p>
    <w:p w14:paraId="0046F13A">
      <w:pPr>
        <w:pStyle w:val="6"/>
        <w:numPr>
          <w:ilvl w:val="0"/>
          <w:numId w:val="1"/>
        </w:numPr>
        <w:spacing w:line="360" w:lineRule="auto"/>
        <w:ind w:left="845" w:leftChars="0" w:hanging="425" w:firstLineChars="0"/>
        <w:jc w:val="left"/>
        <w:rPr>
          <w:rFonts w:hint="eastAsia" w:ascii="仿宋" w:hAnsi="仿宋" w:eastAsia="仿宋" w:cs="仿宋"/>
          <w:sz w:val="24"/>
          <w:szCs w:val="24"/>
          <w:highlight w:val="none"/>
        </w:rPr>
      </w:pPr>
      <w:r>
        <w:rPr>
          <w:rFonts w:hint="eastAsia" w:ascii="仿宋" w:hAnsi="仿宋" w:eastAsia="仿宋" w:cs="仿宋"/>
          <w:b/>
          <w:sz w:val="24"/>
          <w:szCs w:val="24"/>
          <w:highlight w:val="none"/>
        </w:rPr>
        <w:t>工程期限及工程进度</w:t>
      </w:r>
      <w:r>
        <w:rPr>
          <w:rFonts w:hint="eastAsia" w:ascii="仿宋" w:hAnsi="仿宋" w:eastAsia="仿宋" w:cs="仿宋"/>
          <w:sz w:val="24"/>
          <w:szCs w:val="24"/>
          <w:highlight w:val="none"/>
        </w:rPr>
        <w:t>：</w:t>
      </w:r>
    </w:p>
    <w:p w14:paraId="7C45D799">
      <w:pPr>
        <w:pStyle w:val="6"/>
        <w:numPr>
          <w:ilvl w:val="0"/>
          <w:numId w:val="6"/>
        </w:numPr>
        <w:spacing w:line="360" w:lineRule="auto"/>
        <w:ind w:leftChars="0" w:firstLine="480" w:firstLineChars="200"/>
        <w:jc w:val="left"/>
        <w:rPr>
          <w:rFonts w:hint="eastAsia" w:ascii="仿宋" w:hAnsi="仿宋" w:eastAsia="仿宋" w:cs="仿宋"/>
          <w:sz w:val="24"/>
          <w:szCs w:val="24"/>
          <w:highlight w:val="none"/>
        </w:rPr>
      </w:pPr>
      <w:r>
        <w:rPr>
          <w:rFonts w:hint="eastAsia" w:ascii="仿宋" w:hAnsi="仿宋" w:eastAsia="仿宋" w:cs="仿宋"/>
          <w:sz w:val="24"/>
          <w:szCs w:val="24"/>
          <w:highlight w:val="none"/>
        </w:rPr>
        <w:t>开工与完工期限：开工日期为：</w:t>
      </w:r>
      <w:bookmarkStart w:id="9" w:name="PO_开工日期"/>
      <w:r>
        <w:rPr>
          <w:rFonts w:hint="eastAsia" w:ascii="仿宋" w:hAnsi="仿宋" w:eastAsia="仿宋" w:cs="仿宋"/>
          <w:sz w:val="24"/>
          <w:szCs w:val="24"/>
          <w:highlight w:val="none"/>
          <w:u w:val="single"/>
        </w:rPr>
        <w:t xml:space="preserve">   </w:t>
      </w:r>
      <w:r>
        <w:rPr>
          <w:rFonts w:hint="eastAsia" w:ascii="仿宋" w:hAnsi="仿宋" w:eastAsia="仿宋" w:cs="仿宋"/>
          <w:sz w:val="24"/>
          <w:szCs w:val="24"/>
          <w:highlight w:val="none"/>
          <w:u w:val="single"/>
          <w:lang w:val="en-US" w:eastAsia="zh-CN"/>
        </w:rPr>
        <w:t xml:space="preserve">  </w:t>
      </w:r>
      <w:r>
        <w:rPr>
          <w:rFonts w:hint="eastAsia" w:ascii="仿宋" w:hAnsi="仿宋" w:eastAsia="仿宋" w:cs="仿宋"/>
          <w:sz w:val="24"/>
          <w:szCs w:val="24"/>
          <w:highlight w:val="none"/>
          <w:u w:val="single"/>
        </w:rPr>
        <w:t xml:space="preserve"> </w:t>
      </w:r>
      <w:r>
        <w:rPr>
          <w:rFonts w:hint="eastAsia" w:ascii="仿宋" w:hAnsi="仿宋" w:eastAsia="仿宋" w:cs="仿宋"/>
          <w:sz w:val="24"/>
          <w:szCs w:val="24"/>
          <w:highlight w:val="none"/>
          <w:u w:val="none"/>
        </w:rPr>
        <w:t>年</w:t>
      </w:r>
      <w:r>
        <w:rPr>
          <w:rFonts w:hint="eastAsia" w:ascii="仿宋" w:hAnsi="仿宋" w:eastAsia="仿宋" w:cs="仿宋"/>
          <w:sz w:val="24"/>
          <w:szCs w:val="24"/>
          <w:highlight w:val="none"/>
          <w:u w:val="single"/>
        </w:rPr>
        <w:t xml:space="preserve">  </w:t>
      </w:r>
      <w:r>
        <w:rPr>
          <w:rFonts w:hint="eastAsia" w:ascii="仿宋" w:hAnsi="仿宋" w:eastAsia="仿宋" w:cs="仿宋"/>
          <w:sz w:val="24"/>
          <w:szCs w:val="24"/>
          <w:highlight w:val="none"/>
          <w:u w:val="single"/>
          <w:lang w:val="en-US" w:eastAsia="zh-CN"/>
        </w:rPr>
        <w:t xml:space="preserve">      </w:t>
      </w:r>
      <w:r>
        <w:rPr>
          <w:rFonts w:hint="eastAsia" w:ascii="仿宋" w:hAnsi="仿宋" w:eastAsia="仿宋" w:cs="仿宋"/>
          <w:sz w:val="24"/>
          <w:szCs w:val="24"/>
          <w:highlight w:val="none"/>
          <w:u w:val="none"/>
        </w:rPr>
        <w:t>月</w:t>
      </w:r>
      <w:r>
        <w:rPr>
          <w:rFonts w:hint="eastAsia" w:ascii="仿宋" w:hAnsi="仿宋" w:eastAsia="仿宋" w:cs="仿宋"/>
          <w:sz w:val="24"/>
          <w:szCs w:val="24"/>
          <w:highlight w:val="none"/>
          <w:u w:val="single"/>
        </w:rPr>
        <w:t xml:space="preserve"> </w:t>
      </w:r>
      <w:r>
        <w:rPr>
          <w:rFonts w:hint="eastAsia" w:ascii="仿宋" w:hAnsi="仿宋" w:eastAsia="仿宋" w:cs="仿宋"/>
          <w:sz w:val="24"/>
          <w:szCs w:val="24"/>
          <w:highlight w:val="none"/>
          <w:u w:val="single"/>
          <w:lang w:val="en-US" w:eastAsia="zh-CN"/>
        </w:rPr>
        <w:t xml:space="preserve">     </w:t>
      </w:r>
      <w:r>
        <w:rPr>
          <w:rFonts w:hint="eastAsia" w:ascii="仿宋" w:hAnsi="仿宋" w:eastAsia="仿宋" w:cs="仿宋"/>
          <w:sz w:val="24"/>
          <w:szCs w:val="24"/>
          <w:highlight w:val="none"/>
          <w:u w:val="single"/>
        </w:rPr>
        <w:t xml:space="preserve"> </w:t>
      </w:r>
      <w:r>
        <w:rPr>
          <w:rFonts w:hint="eastAsia" w:ascii="仿宋" w:hAnsi="仿宋" w:eastAsia="仿宋" w:cs="仿宋"/>
          <w:sz w:val="24"/>
          <w:szCs w:val="24"/>
          <w:highlight w:val="none"/>
          <w:u w:val="none"/>
        </w:rPr>
        <w:t>日</w:t>
      </w:r>
      <w:bookmarkEnd w:id="9"/>
      <w:r>
        <w:rPr>
          <w:rFonts w:hint="eastAsia" w:ascii="仿宋" w:hAnsi="仿宋" w:eastAsia="仿宋" w:cs="仿宋"/>
          <w:sz w:val="24"/>
          <w:szCs w:val="24"/>
          <w:highlight w:val="none"/>
        </w:rPr>
        <w:t>，完工日期为：</w:t>
      </w:r>
      <w:bookmarkStart w:id="10" w:name="PO_完工日期"/>
      <w:r>
        <w:rPr>
          <w:rFonts w:hint="eastAsia" w:ascii="仿宋" w:hAnsi="仿宋" w:eastAsia="仿宋" w:cs="仿宋"/>
          <w:sz w:val="24"/>
          <w:szCs w:val="24"/>
          <w:highlight w:val="none"/>
          <w:u w:val="single"/>
        </w:rPr>
        <w:t xml:space="preserve">  </w:t>
      </w:r>
      <w:r>
        <w:rPr>
          <w:rFonts w:hint="eastAsia" w:ascii="仿宋" w:hAnsi="仿宋" w:eastAsia="仿宋" w:cs="仿宋"/>
          <w:sz w:val="24"/>
          <w:szCs w:val="24"/>
          <w:highlight w:val="none"/>
          <w:u w:val="single"/>
          <w:lang w:val="en-US" w:eastAsia="zh-CN"/>
        </w:rPr>
        <w:t xml:space="preserve"> </w:t>
      </w:r>
      <w:r>
        <w:rPr>
          <w:rFonts w:hint="eastAsia" w:ascii="仿宋" w:hAnsi="仿宋" w:eastAsia="仿宋" w:cs="仿宋"/>
          <w:sz w:val="24"/>
          <w:szCs w:val="24"/>
          <w:highlight w:val="none"/>
          <w:u w:val="single"/>
        </w:rPr>
        <w:t xml:space="preserve">  </w:t>
      </w:r>
      <w:r>
        <w:rPr>
          <w:rFonts w:hint="eastAsia" w:ascii="仿宋" w:hAnsi="仿宋" w:eastAsia="仿宋" w:cs="仿宋"/>
          <w:sz w:val="24"/>
          <w:szCs w:val="24"/>
          <w:highlight w:val="none"/>
          <w:u w:val="none"/>
        </w:rPr>
        <w:t>年</w:t>
      </w:r>
      <w:r>
        <w:rPr>
          <w:rFonts w:hint="eastAsia" w:ascii="仿宋" w:hAnsi="仿宋" w:eastAsia="仿宋" w:cs="仿宋"/>
          <w:sz w:val="24"/>
          <w:szCs w:val="24"/>
          <w:highlight w:val="none"/>
          <w:u w:val="single"/>
          <w:lang w:val="en-US" w:eastAsia="zh-CN"/>
        </w:rPr>
        <w:t xml:space="preserve">   </w:t>
      </w:r>
      <w:r>
        <w:rPr>
          <w:rFonts w:hint="eastAsia" w:ascii="仿宋" w:hAnsi="仿宋" w:eastAsia="仿宋" w:cs="仿宋"/>
          <w:sz w:val="24"/>
          <w:szCs w:val="24"/>
          <w:highlight w:val="none"/>
          <w:u w:val="single"/>
        </w:rPr>
        <w:t xml:space="preserve">  </w:t>
      </w:r>
      <w:r>
        <w:rPr>
          <w:rFonts w:hint="eastAsia" w:ascii="仿宋" w:hAnsi="仿宋" w:eastAsia="仿宋" w:cs="仿宋"/>
          <w:sz w:val="24"/>
          <w:szCs w:val="24"/>
          <w:highlight w:val="none"/>
          <w:u w:val="none"/>
        </w:rPr>
        <w:t>月</w:t>
      </w:r>
      <w:r>
        <w:rPr>
          <w:rFonts w:hint="eastAsia" w:ascii="仿宋" w:hAnsi="仿宋" w:eastAsia="仿宋" w:cs="仿宋"/>
          <w:sz w:val="24"/>
          <w:szCs w:val="24"/>
          <w:highlight w:val="none"/>
          <w:u w:val="single"/>
        </w:rPr>
        <w:t xml:space="preserve"> </w:t>
      </w:r>
      <w:r>
        <w:rPr>
          <w:rFonts w:hint="eastAsia" w:ascii="仿宋" w:hAnsi="仿宋" w:eastAsia="仿宋" w:cs="仿宋"/>
          <w:sz w:val="24"/>
          <w:szCs w:val="24"/>
          <w:highlight w:val="none"/>
          <w:u w:val="single"/>
          <w:lang w:val="en-US" w:eastAsia="zh-CN"/>
        </w:rPr>
        <w:t xml:space="preserve"> </w:t>
      </w:r>
      <w:r>
        <w:rPr>
          <w:rFonts w:hint="eastAsia" w:ascii="仿宋" w:hAnsi="仿宋" w:eastAsia="仿宋" w:cs="仿宋"/>
          <w:sz w:val="24"/>
          <w:szCs w:val="24"/>
          <w:highlight w:val="none"/>
          <w:u w:val="single"/>
        </w:rPr>
        <w:t xml:space="preserve"> </w:t>
      </w:r>
      <w:r>
        <w:rPr>
          <w:rFonts w:hint="eastAsia" w:ascii="仿宋" w:hAnsi="仿宋" w:eastAsia="仿宋" w:cs="仿宋"/>
          <w:sz w:val="24"/>
          <w:szCs w:val="24"/>
          <w:highlight w:val="none"/>
          <w:u w:val="none"/>
        </w:rPr>
        <w:t>日</w:t>
      </w:r>
      <w:bookmarkEnd w:id="10"/>
      <w:r>
        <w:rPr>
          <w:rFonts w:hint="eastAsia" w:ascii="仿宋" w:hAnsi="仿宋" w:eastAsia="仿宋" w:cs="仿宋"/>
          <w:sz w:val="24"/>
          <w:szCs w:val="24"/>
          <w:highlight w:val="none"/>
          <w:u w:val="none"/>
          <w:lang w:eastAsia="zh-CN"/>
        </w:rPr>
        <w:t>，</w:t>
      </w:r>
      <w:r>
        <w:rPr>
          <w:rFonts w:hint="eastAsia" w:ascii="仿宋" w:hAnsi="仿宋" w:eastAsia="仿宋" w:cs="仿宋"/>
          <w:sz w:val="24"/>
          <w:szCs w:val="24"/>
          <w:highlight w:val="none"/>
          <w:u w:val="none"/>
          <w:lang w:val="en-US" w:eastAsia="zh-CN"/>
        </w:rPr>
        <w:t>总工期共</w:t>
      </w:r>
      <w:r>
        <w:rPr>
          <w:rFonts w:hint="eastAsia" w:ascii="仿宋" w:hAnsi="仿宋" w:eastAsia="仿宋" w:cs="仿宋"/>
          <w:sz w:val="24"/>
          <w:szCs w:val="24"/>
          <w:highlight w:val="none"/>
          <w:u w:val="single"/>
          <w:lang w:val="en-US" w:eastAsia="zh-CN"/>
        </w:rPr>
        <w:t xml:space="preserve">      </w:t>
      </w:r>
      <w:r>
        <w:rPr>
          <w:rFonts w:hint="eastAsia" w:ascii="仿宋" w:hAnsi="仿宋" w:eastAsia="仿宋" w:cs="仿宋"/>
          <w:sz w:val="24"/>
          <w:szCs w:val="24"/>
          <w:highlight w:val="none"/>
          <w:u w:val="none"/>
          <w:lang w:val="en-US" w:eastAsia="zh-CN"/>
        </w:rPr>
        <w:t>日历天</w:t>
      </w:r>
      <w:r>
        <w:rPr>
          <w:rFonts w:hint="eastAsia" w:ascii="仿宋" w:hAnsi="仿宋" w:eastAsia="仿宋" w:cs="仿宋"/>
          <w:sz w:val="24"/>
          <w:szCs w:val="24"/>
          <w:highlight w:val="none"/>
        </w:rPr>
        <w:t>，实际</w:t>
      </w:r>
      <w:r>
        <w:rPr>
          <w:rFonts w:hint="eastAsia" w:ascii="仿宋" w:hAnsi="仿宋" w:eastAsia="仿宋" w:cs="仿宋"/>
          <w:sz w:val="24"/>
          <w:szCs w:val="24"/>
          <w:highlight w:val="none"/>
          <w:lang w:val="en-US" w:eastAsia="zh-CN"/>
        </w:rPr>
        <w:t>开工日期以项目通知</w:t>
      </w:r>
      <w:r>
        <w:rPr>
          <w:rFonts w:hint="eastAsia" w:ascii="仿宋" w:hAnsi="仿宋" w:eastAsia="仿宋" w:cs="仿宋"/>
          <w:sz w:val="24"/>
          <w:szCs w:val="24"/>
          <w:highlight w:val="none"/>
        </w:rPr>
        <w:t>为准</w:t>
      </w:r>
      <w:r>
        <w:rPr>
          <w:rFonts w:hint="eastAsia" w:ascii="仿宋" w:hAnsi="仿宋" w:eastAsia="仿宋" w:cs="仿宋"/>
          <w:sz w:val="24"/>
          <w:szCs w:val="24"/>
          <w:highlight w:val="none"/>
          <w:lang w:eastAsia="zh-CN"/>
        </w:rPr>
        <w:t>；</w:t>
      </w:r>
      <w:r>
        <w:rPr>
          <w:rFonts w:hint="eastAsia" w:ascii="仿宋" w:hAnsi="仿宋" w:eastAsia="仿宋" w:cs="仿宋"/>
          <w:sz w:val="24"/>
          <w:szCs w:val="24"/>
          <w:highlight w:val="none"/>
        </w:rPr>
        <w:t>乙方逾期不开工者，甲方有权解除合同，并追究乙方违约责任；合同工程期限非甲方书面同意或批准，不因其他原因延长，乙方逾期不能完工，甲方追究其违约责任。</w:t>
      </w:r>
    </w:p>
    <w:p w14:paraId="0E9E702D">
      <w:pPr>
        <w:pStyle w:val="6"/>
        <w:numPr>
          <w:ilvl w:val="0"/>
          <w:numId w:val="6"/>
        </w:numPr>
        <w:spacing w:line="360" w:lineRule="auto"/>
        <w:ind w:leftChars="0" w:firstLine="480" w:firstLineChars="200"/>
        <w:jc w:val="left"/>
        <w:rPr>
          <w:rFonts w:hint="eastAsia" w:ascii="仿宋" w:hAnsi="仿宋" w:eastAsia="仿宋" w:cs="仿宋"/>
          <w:sz w:val="24"/>
          <w:szCs w:val="24"/>
          <w:highlight w:val="none"/>
        </w:rPr>
      </w:pPr>
      <w:r>
        <w:rPr>
          <w:rFonts w:hint="eastAsia" w:ascii="仿宋" w:hAnsi="仿宋" w:eastAsia="仿宋" w:cs="仿宋"/>
          <w:sz w:val="24"/>
          <w:szCs w:val="24"/>
          <w:highlight w:val="none"/>
        </w:rPr>
        <w:t>工程进度时间节点：详见本合同</w:t>
      </w:r>
      <w:r>
        <w:rPr>
          <w:rFonts w:hint="eastAsia" w:ascii="仿宋" w:hAnsi="仿宋" w:eastAsia="仿宋" w:cs="仿宋"/>
          <w:sz w:val="24"/>
          <w:szCs w:val="24"/>
          <w:highlight w:val="yellow"/>
          <w:lang w:eastAsia="zh-CN"/>
        </w:rPr>
        <w:t>“</w:t>
      </w:r>
      <w:r>
        <w:rPr>
          <w:rFonts w:hint="eastAsia" w:ascii="仿宋" w:hAnsi="仿宋" w:eastAsia="仿宋" w:cs="仿宋"/>
          <w:sz w:val="24"/>
          <w:szCs w:val="24"/>
          <w:highlight w:val="yellow"/>
        </w:rPr>
        <w:t>附件</w:t>
      </w:r>
      <w:r>
        <w:rPr>
          <w:rFonts w:hint="eastAsia" w:ascii="仿宋" w:hAnsi="仿宋" w:eastAsia="仿宋" w:cs="仿宋"/>
          <w:sz w:val="24"/>
          <w:szCs w:val="24"/>
          <w:highlight w:val="yellow"/>
          <w:lang w:eastAsia="zh-CN"/>
        </w:rPr>
        <w:t>【】</w:t>
      </w:r>
      <w:r>
        <w:rPr>
          <w:rFonts w:hint="eastAsia" w:ascii="仿宋" w:hAnsi="仿宋" w:eastAsia="仿宋" w:cs="仿宋"/>
          <w:sz w:val="24"/>
          <w:szCs w:val="24"/>
          <w:highlight w:val="yellow"/>
        </w:rPr>
        <w:t>”</w:t>
      </w:r>
      <w:r>
        <w:rPr>
          <w:rFonts w:hint="eastAsia" w:ascii="仿宋" w:hAnsi="仿宋" w:eastAsia="仿宋" w:cs="仿宋"/>
          <w:sz w:val="24"/>
          <w:szCs w:val="24"/>
          <w:highlight w:val="none"/>
        </w:rPr>
        <w:t>。</w:t>
      </w:r>
    </w:p>
    <w:p w14:paraId="5D6145BF">
      <w:pPr>
        <w:pStyle w:val="6"/>
        <w:numPr>
          <w:ilvl w:val="0"/>
          <w:numId w:val="6"/>
        </w:numPr>
        <w:spacing w:line="360" w:lineRule="auto"/>
        <w:ind w:leftChars="0" w:firstLine="480" w:firstLineChars="200"/>
        <w:jc w:val="left"/>
        <w:rPr>
          <w:rFonts w:hint="eastAsia" w:ascii="仿宋" w:hAnsi="仿宋" w:eastAsia="仿宋" w:cs="仿宋"/>
          <w:sz w:val="24"/>
          <w:szCs w:val="24"/>
          <w:highlight w:val="none"/>
        </w:rPr>
      </w:pPr>
      <w:r>
        <w:rPr>
          <w:rFonts w:hint="eastAsia" w:ascii="仿宋" w:hAnsi="仿宋" w:eastAsia="仿宋" w:cs="仿宋"/>
          <w:sz w:val="24"/>
          <w:szCs w:val="24"/>
          <w:highlight w:val="none"/>
        </w:rPr>
        <w:t>乙方提交施工方案，并经甲方审核确定后按照执行；乙方应当按照甲方确定或同意的工程进度计划组织施工。工程实际进度与确认的工程进度计划不符时，乙方按照甲方的要求提出改进措施，经甲方确认后执行。</w:t>
      </w:r>
    </w:p>
    <w:p w14:paraId="4C1CEC59">
      <w:pPr>
        <w:pStyle w:val="6"/>
        <w:numPr>
          <w:ilvl w:val="0"/>
          <w:numId w:val="6"/>
        </w:numPr>
        <w:spacing w:line="360" w:lineRule="auto"/>
        <w:ind w:leftChars="0" w:firstLine="480" w:firstLineChars="200"/>
        <w:jc w:val="left"/>
        <w:rPr>
          <w:rFonts w:hint="eastAsia" w:ascii="仿宋" w:hAnsi="仿宋" w:eastAsia="仿宋" w:cs="仿宋"/>
          <w:sz w:val="24"/>
          <w:szCs w:val="24"/>
          <w:highlight w:val="none"/>
        </w:rPr>
      </w:pPr>
      <w:r>
        <w:rPr>
          <w:rFonts w:hint="eastAsia" w:ascii="仿宋" w:hAnsi="仿宋" w:eastAsia="仿宋" w:cs="仿宋"/>
          <w:sz w:val="24"/>
          <w:szCs w:val="24"/>
          <w:highlight w:val="none"/>
        </w:rPr>
        <w:t>非经甲方书面同意或批准，乙方不得暂停施工，确有特殊原因暂时停工的，乙方应当妥善保管工程并立即通知甲方，按双方商定的意见进行处理。</w:t>
      </w:r>
    </w:p>
    <w:p w14:paraId="6C607F3C">
      <w:pPr>
        <w:pStyle w:val="6"/>
        <w:numPr>
          <w:ilvl w:val="0"/>
          <w:numId w:val="6"/>
        </w:numPr>
        <w:spacing w:line="360" w:lineRule="auto"/>
        <w:ind w:leftChars="0" w:firstLine="480" w:firstLineChars="200"/>
        <w:jc w:val="left"/>
        <w:rPr>
          <w:rFonts w:hint="eastAsia" w:ascii="仿宋" w:hAnsi="仿宋" w:eastAsia="仿宋" w:cs="仿宋"/>
          <w:sz w:val="24"/>
          <w:szCs w:val="24"/>
          <w:highlight w:val="none"/>
        </w:rPr>
      </w:pPr>
      <w:r>
        <w:rPr>
          <w:rFonts w:hint="eastAsia" w:ascii="仿宋" w:hAnsi="仿宋" w:eastAsia="仿宋" w:cs="仿宋"/>
          <w:sz w:val="24"/>
          <w:szCs w:val="24"/>
          <w:highlight w:val="none"/>
        </w:rPr>
        <w:t>如工程需要赶工，在甲方发出书面通知后，乙方不得拒绝，应立即组织实施，并提出详细的实施方案报甲方审批。</w:t>
      </w:r>
    </w:p>
    <w:p w14:paraId="6C77ED34">
      <w:pPr>
        <w:pStyle w:val="6"/>
        <w:numPr>
          <w:ilvl w:val="0"/>
          <w:numId w:val="6"/>
        </w:numPr>
        <w:spacing w:line="360" w:lineRule="auto"/>
        <w:ind w:leftChars="0" w:firstLine="480" w:firstLineChars="200"/>
        <w:jc w:val="left"/>
        <w:rPr>
          <w:rFonts w:hint="eastAsia" w:ascii="仿宋" w:hAnsi="仿宋" w:eastAsia="仿宋" w:cs="仿宋"/>
          <w:sz w:val="24"/>
          <w:szCs w:val="24"/>
          <w:highlight w:val="none"/>
        </w:rPr>
      </w:pPr>
      <w:r>
        <w:rPr>
          <w:rFonts w:hint="eastAsia" w:ascii="仿宋" w:hAnsi="仿宋" w:eastAsia="仿宋" w:cs="仿宋"/>
          <w:sz w:val="24"/>
          <w:szCs w:val="24"/>
          <w:highlight w:val="none"/>
        </w:rPr>
        <w:t>乙方必须无条件配合甲方完成整个项目对发包方的竣工移交，并负责自己范围内工程移交的所有相关工作，甲方提供相关的支持和配合。</w:t>
      </w:r>
    </w:p>
    <w:p w14:paraId="70361BB7">
      <w:pPr>
        <w:pStyle w:val="6"/>
        <w:numPr>
          <w:ilvl w:val="0"/>
          <w:numId w:val="6"/>
        </w:numPr>
        <w:spacing w:line="360" w:lineRule="auto"/>
        <w:ind w:leftChars="0" w:firstLine="480" w:firstLineChars="200"/>
        <w:jc w:val="left"/>
        <w:rPr>
          <w:rFonts w:hint="eastAsia" w:ascii="仿宋" w:hAnsi="仿宋" w:eastAsia="仿宋" w:cs="仿宋"/>
          <w:sz w:val="24"/>
          <w:szCs w:val="24"/>
          <w:highlight w:val="none"/>
        </w:rPr>
      </w:pPr>
      <w:r>
        <w:rPr>
          <w:rFonts w:hint="eastAsia" w:ascii="仿宋" w:hAnsi="仿宋" w:eastAsia="仿宋" w:cs="仿宋"/>
          <w:sz w:val="24"/>
          <w:szCs w:val="24"/>
          <w:highlight w:val="none"/>
        </w:rPr>
        <w:t>乙方不得以任何理由延误工期（甲方原因和不可抗力除外），如果乙方没有按照发包方和甲方的要求完成规定期间的工作，甲方将有权安排其他人员代替乙方完成其工作，或直接对材料、设备进行采购，并按照实际发生的费用直接从乙方的合同额中扣减，如实际发生的费用超出原合同报价，不足部分由乙方另行支付。如因此造成重大的工期影响，而乙方还不能够采取有效的措施补救，甲方有权解除合同，更换分包商，由此造成的一切损失全部由乙方承担。</w:t>
      </w:r>
    </w:p>
    <w:p w14:paraId="3ABB7B93">
      <w:pPr>
        <w:pStyle w:val="6"/>
        <w:numPr>
          <w:ilvl w:val="0"/>
          <w:numId w:val="6"/>
        </w:numPr>
        <w:spacing w:line="360" w:lineRule="auto"/>
        <w:ind w:leftChars="0" w:firstLine="480" w:firstLineChars="200"/>
        <w:jc w:val="left"/>
        <w:rPr>
          <w:rFonts w:hint="eastAsia" w:ascii="仿宋" w:hAnsi="仿宋" w:eastAsia="仿宋" w:cs="仿宋"/>
          <w:sz w:val="24"/>
          <w:szCs w:val="24"/>
          <w:highlight w:val="none"/>
        </w:rPr>
      </w:pPr>
      <w:r>
        <w:rPr>
          <w:rFonts w:hint="eastAsia" w:ascii="仿宋" w:hAnsi="仿宋" w:eastAsia="仿宋" w:cs="仿宋"/>
          <w:sz w:val="24"/>
          <w:szCs w:val="24"/>
          <w:highlight w:val="none"/>
        </w:rPr>
        <w:t>工期发生调整时乙方应积极配合甲方的工作相应调整工期，不得索要延期费用。</w:t>
      </w:r>
    </w:p>
    <w:p w14:paraId="6F92CF8E">
      <w:pPr>
        <w:pStyle w:val="6"/>
        <w:numPr>
          <w:ilvl w:val="0"/>
          <w:numId w:val="1"/>
        </w:numPr>
        <w:spacing w:line="360" w:lineRule="auto"/>
        <w:ind w:left="845" w:leftChars="0" w:hanging="425" w:firstLineChars="0"/>
        <w:jc w:val="left"/>
        <w:rPr>
          <w:rFonts w:hint="eastAsia" w:ascii="仿宋" w:hAnsi="仿宋" w:eastAsia="仿宋" w:cs="仿宋"/>
          <w:b/>
          <w:sz w:val="24"/>
          <w:szCs w:val="24"/>
          <w:highlight w:val="none"/>
        </w:rPr>
      </w:pPr>
      <w:r>
        <w:rPr>
          <w:rFonts w:hint="eastAsia" w:ascii="仿宋" w:hAnsi="仿宋" w:eastAsia="仿宋" w:cs="仿宋"/>
          <w:b/>
          <w:sz w:val="24"/>
          <w:szCs w:val="24"/>
          <w:highlight w:val="none"/>
        </w:rPr>
        <w:t>双方责任</w:t>
      </w:r>
    </w:p>
    <w:p w14:paraId="5FF80FFB">
      <w:pPr>
        <w:pStyle w:val="6"/>
        <w:numPr>
          <w:ilvl w:val="0"/>
          <w:numId w:val="7"/>
        </w:numPr>
        <w:spacing w:line="360" w:lineRule="auto"/>
        <w:ind w:leftChars="0"/>
        <w:jc w:val="left"/>
        <w:rPr>
          <w:rFonts w:hint="eastAsia" w:ascii="仿宋" w:hAnsi="仿宋" w:eastAsia="仿宋" w:cs="仿宋"/>
          <w:sz w:val="24"/>
          <w:szCs w:val="24"/>
          <w:highlight w:val="none"/>
        </w:rPr>
      </w:pPr>
      <w:r>
        <w:rPr>
          <w:rFonts w:hint="eastAsia" w:ascii="仿宋" w:hAnsi="仿宋" w:eastAsia="仿宋" w:cs="仿宋"/>
          <w:b/>
          <w:sz w:val="24"/>
          <w:szCs w:val="24"/>
          <w:highlight w:val="none"/>
        </w:rPr>
        <w:t>甲方责任</w:t>
      </w:r>
      <w:r>
        <w:rPr>
          <w:rFonts w:hint="eastAsia" w:ascii="仿宋" w:hAnsi="仿宋" w:eastAsia="仿宋" w:cs="仿宋"/>
          <w:sz w:val="24"/>
          <w:szCs w:val="24"/>
          <w:highlight w:val="none"/>
        </w:rPr>
        <w:t>：</w:t>
      </w:r>
    </w:p>
    <w:p w14:paraId="73CB16EF">
      <w:pPr>
        <w:pStyle w:val="6"/>
        <w:numPr>
          <w:ilvl w:val="0"/>
          <w:numId w:val="8"/>
        </w:numPr>
        <w:spacing w:line="360" w:lineRule="auto"/>
        <w:ind w:leftChars="0" w:firstLine="480" w:firstLineChars="200"/>
        <w:jc w:val="left"/>
        <w:rPr>
          <w:rFonts w:hint="eastAsia" w:ascii="仿宋" w:hAnsi="仿宋" w:eastAsia="仿宋" w:cs="仿宋"/>
          <w:sz w:val="24"/>
          <w:szCs w:val="24"/>
          <w:highlight w:val="none"/>
        </w:rPr>
      </w:pPr>
      <w:r>
        <w:rPr>
          <w:rFonts w:hint="eastAsia" w:ascii="仿宋" w:hAnsi="仿宋" w:eastAsia="仿宋" w:cs="仿宋"/>
          <w:sz w:val="24"/>
          <w:szCs w:val="24"/>
          <w:highlight w:val="none"/>
        </w:rPr>
        <w:t>甲方负责对乙方施工过程中的全程监控和管理，负责协调发包方、监理公司、工程管理和设计公司及其它施工单位的关系。参加发包方组织的有关合同工程的所有协调会议。</w:t>
      </w:r>
    </w:p>
    <w:p w14:paraId="481787B6">
      <w:pPr>
        <w:pStyle w:val="6"/>
        <w:numPr>
          <w:ilvl w:val="0"/>
          <w:numId w:val="8"/>
        </w:numPr>
        <w:spacing w:line="360" w:lineRule="auto"/>
        <w:ind w:leftChars="0" w:firstLine="480" w:firstLineChars="200"/>
        <w:jc w:val="left"/>
        <w:rPr>
          <w:rFonts w:hint="eastAsia" w:ascii="仿宋" w:hAnsi="仿宋" w:eastAsia="仿宋" w:cs="仿宋"/>
          <w:sz w:val="24"/>
          <w:szCs w:val="24"/>
          <w:highlight w:val="none"/>
        </w:rPr>
      </w:pPr>
      <w:r>
        <w:rPr>
          <w:rFonts w:hint="eastAsia" w:ascii="仿宋" w:hAnsi="仿宋" w:eastAsia="仿宋" w:cs="仿宋"/>
          <w:sz w:val="24"/>
          <w:szCs w:val="24"/>
          <w:highlight w:val="none"/>
        </w:rPr>
        <w:t>甲方提供保证项目顺利完工的施工管理、联络及支持。</w:t>
      </w:r>
    </w:p>
    <w:p w14:paraId="63315C2A">
      <w:pPr>
        <w:pStyle w:val="6"/>
        <w:numPr>
          <w:ilvl w:val="0"/>
          <w:numId w:val="8"/>
        </w:numPr>
        <w:spacing w:line="360" w:lineRule="auto"/>
        <w:ind w:leftChars="0" w:firstLine="480" w:firstLineChars="200"/>
        <w:jc w:val="left"/>
        <w:rPr>
          <w:rFonts w:hint="eastAsia" w:ascii="仿宋" w:hAnsi="仿宋" w:eastAsia="仿宋" w:cs="仿宋"/>
          <w:sz w:val="24"/>
          <w:szCs w:val="24"/>
          <w:highlight w:val="none"/>
        </w:rPr>
      </w:pPr>
      <w:r>
        <w:rPr>
          <w:rFonts w:hint="eastAsia" w:ascii="仿宋" w:hAnsi="仿宋" w:eastAsia="仿宋" w:cs="仿宋"/>
          <w:sz w:val="24"/>
          <w:szCs w:val="24"/>
          <w:highlight w:val="none"/>
        </w:rPr>
        <w:t>甲方指定相应的技术、质量、安全人员对乙方的工作进行全方位检查、监督、控制和保障，以确保整个施工工作顺利进行。</w:t>
      </w:r>
    </w:p>
    <w:p w14:paraId="67258DE6">
      <w:pPr>
        <w:pStyle w:val="6"/>
        <w:numPr>
          <w:ilvl w:val="0"/>
          <w:numId w:val="8"/>
        </w:numPr>
        <w:spacing w:line="360" w:lineRule="auto"/>
        <w:ind w:leftChars="0" w:firstLine="480" w:firstLineChars="200"/>
        <w:jc w:val="left"/>
        <w:rPr>
          <w:rFonts w:hint="eastAsia" w:ascii="仿宋" w:hAnsi="仿宋" w:eastAsia="仿宋" w:cs="仿宋"/>
          <w:sz w:val="24"/>
          <w:szCs w:val="24"/>
          <w:highlight w:val="none"/>
        </w:rPr>
      </w:pPr>
      <w:r>
        <w:rPr>
          <w:rFonts w:hint="eastAsia" w:ascii="仿宋" w:hAnsi="仿宋" w:eastAsia="仿宋" w:cs="仿宋"/>
          <w:sz w:val="24"/>
          <w:szCs w:val="24"/>
          <w:highlight w:val="none"/>
        </w:rPr>
        <w:t>甲方有权提出更换现场不胜任工作岗位的乙方管理人员的要求，在甲方书面提出此要求后，乙方必须在24小时内做出回复并将替换人员的履历发给甲方审核，同意后48小时内到场。</w:t>
      </w:r>
    </w:p>
    <w:p w14:paraId="3687C85C">
      <w:pPr>
        <w:pStyle w:val="6"/>
        <w:numPr>
          <w:ilvl w:val="0"/>
          <w:numId w:val="8"/>
        </w:numPr>
        <w:spacing w:line="360" w:lineRule="auto"/>
        <w:ind w:leftChars="0" w:firstLine="480" w:firstLineChars="200"/>
        <w:jc w:val="left"/>
        <w:rPr>
          <w:rFonts w:hint="eastAsia" w:ascii="仿宋" w:hAnsi="仿宋" w:eastAsia="仿宋" w:cs="仿宋"/>
          <w:sz w:val="24"/>
          <w:szCs w:val="24"/>
          <w:highlight w:val="none"/>
        </w:rPr>
      </w:pPr>
      <w:r>
        <w:rPr>
          <w:rFonts w:hint="eastAsia" w:ascii="仿宋" w:hAnsi="仿宋" w:eastAsia="仿宋" w:cs="仿宋"/>
          <w:sz w:val="24"/>
          <w:szCs w:val="24"/>
          <w:highlight w:val="none"/>
        </w:rPr>
        <w:t>甲方有权清除乙方队伍中不能适应现场要求或不服从甲方现场管理的施工人员，经双方协商一致后乙方须无条件执行。</w:t>
      </w:r>
    </w:p>
    <w:p w14:paraId="3035489D">
      <w:pPr>
        <w:pStyle w:val="6"/>
        <w:numPr>
          <w:ilvl w:val="0"/>
          <w:numId w:val="8"/>
        </w:numPr>
        <w:spacing w:line="360" w:lineRule="auto"/>
        <w:ind w:leftChars="0" w:firstLine="480" w:firstLineChars="200"/>
        <w:jc w:val="left"/>
        <w:rPr>
          <w:rFonts w:hint="eastAsia" w:ascii="仿宋" w:hAnsi="仿宋" w:eastAsia="仿宋" w:cs="仿宋"/>
          <w:sz w:val="24"/>
          <w:szCs w:val="24"/>
          <w:highlight w:val="none"/>
        </w:rPr>
      </w:pPr>
      <w:r>
        <w:rPr>
          <w:rFonts w:hint="eastAsia" w:ascii="仿宋" w:hAnsi="仿宋" w:eastAsia="仿宋" w:cs="仿宋"/>
          <w:sz w:val="24"/>
          <w:szCs w:val="24"/>
          <w:highlight w:val="none"/>
        </w:rPr>
        <w:t>在合同执行过程中，不论乙方以任何借口或原因，不执行合同范围内的工作，甲方有权委托第三方进行施工，所产生的费用，全部在乙方合同中扣除，乙方须承担由此带来的一切损失。</w:t>
      </w:r>
    </w:p>
    <w:p w14:paraId="0D3827B7">
      <w:pPr>
        <w:pStyle w:val="6"/>
        <w:numPr>
          <w:ilvl w:val="0"/>
          <w:numId w:val="8"/>
        </w:numPr>
        <w:spacing w:line="360" w:lineRule="auto"/>
        <w:ind w:leftChars="0" w:firstLine="480" w:firstLineChars="200"/>
        <w:jc w:val="left"/>
        <w:rPr>
          <w:rFonts w:hint="eastAsia" w:ascii="仿宋" w:hAnsi="仿宋" w:eastAsia="仿宋" w:cs="仿宋"/>
          <w:sz w:val="24"/>
          <w:szCs w:val="24"/>
          <w:highlight w:val="none"/>
        </w:rPr>
      </w:pPr>
      <w:r>
        <w:rPr>
          <w:rFonts w:hint="eastAsia" w:ascii="仿宋" w:hAnsi="仿宋" w:eastAsia="仿宋" w:cs="仿宋"/>
          <w:sz w:val="24"/>
          <w:szCs w:val="24"/>
          <w:highlight w:val="none"/>
        </w:rPr>
        <w:t>协助乙方核对相关预留孔洞的尺寸形态及其他可能发生的管理、协调和配合工作。</w:t>
      </w:r>
    </w:p>
    <w:p w14:paraId="1951B17B">
      <w:pPr>
        <w:pStyle w:val="6"/>
        <w:numPr>
          <w:ilvl w:val="0"/>
          <w:numId w:val="7"/>
        </w:numPr>
        <w:spacing w:line="360" w:lineRule="auto"/>
        <w:ind w:leftChars="0"/>
        <w:jc w:val="left"/>
        <w:rPr>
          <w:rFonts w:hint="eastAsia" w:ascii="仿宋" w:hAnsi="仿宋" w:eastAsia="仿宋" w:cs="仿宋"/>
          <w:sz w:val="24"/>
          <w:szCs w:val="24"/>
          <w:highlight w:val="none"/>
        </w:rPr>
      </w:pPr>
      <w:r>
        <w:rPr>
          <w:rFonts w:hint="eastAsia" w:ascii="仿宋" w:hAnsi="仿宋" w:eastAsia="仿宋" w:cs="仿宋"/>
          <w:b/>
          <w:sz w:val="24"/>
          <w:szCs w:val="24"/>
          <w:highlight w:val="none"/>
        </w:rPr>
        <w:t>乙方责任</w:t>
      </w:r>
      <w:r>
        <w:rPr>
          <w:rFonts w:hint="eastAsia" w:ascii="仿宋" w:hAnsi="仿宋" w:eastAsia="仿宋" w:cs="仿宋"/>
          <w:sz w:val="24"/>
          <w:szCs w:val="24"/>
          <w:highlight w:val="none"/>
        </w:rPr>
        <w:t>：</w:t>
      </w:r>
    </w:p>
    <w:p w14:paraId="74F4D68D">
      <w:pPr>
        <w:pStyle w:val="6"/>
        <w:numPr>
          <w:ilvl w:val="0"/>
          <w:numId w:val="9"/>
        </w:numPr>
        <w:spacing w:line="360" w:lineRule="auto"/>
        <w:ind w:firstLine="480" w:firstLineChars="200"/>
        <w:jc w:val="left"/>
        <w:rPr>
          <w:rFonts w:hint="eastAsia" w:ascii="仿宋" w:hAnsi="仿宋" w:eastAsia="仿宋" w:cs="仿宋"/>
          <w:sz w:val="24"/>
          <w:szCs w:val="24"/>
        </w:rPr>
      </w:pPr>
      <w:r>
        <w:rPr>
          <w:rFonts w:hint="eastAsia" w:ascii="仿宋" w:hAnsi="仿宋" w:eastAsia="仿宋" w:cs="仿宋"/>
          <w:sz w:val="24"/>
          <w:szCs w:val="24"/>
        </w:rPr>
        <w:t>乙方委派项目代表</w:t>
      </w:r>
      <w:r>
        <w:rPr>
          <w:rFonts w:hint="eastAsia" w:ascii="仿宋" w:hAnsi="仿宋" w:eastAsia="仿宋" w:cs="仿宋"/>
          <w:sz w:val="24"/>
          <w:szCs w:val="24"/>
          <w:lang w:eastAsia="zh-CN"/>
        </w:rPr>
        <w:t>：</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u w:val="none"/>
          <w:lang w:val="en-US" w:eastAsia="zh-CN"/>
        </w:rPr>
        <w:t>；</w:t>
      </w:r>
      <w:r>
        <w:rPr>
          <w:rFonts w:hint="eastAsia" w:ascii="仿宋" w:hAnsi="仿宋" w:eastAsia="仿宋" w:cs="仿宋"/>
          <w:sz w:val="24"/>
          <w:szCs w:val="24"/>
        </w:rPr>
        <w:t>身份证号</w:t>
      </w:r>
      <w:r>
        <w:rPr>
          <w:rFonts w:hint="eastAsia" w:ascii="仿宋" w:hAnsi="仿宋" w:eastAsia="仿宋" w:cs="仿宋"/>
          <w:sz w:val="24"/>
          <w:szCs w:val="24"/>
          <w:lang w:eastAsia="zh-CN"/>
        </w:rPr>
        <w:t>：</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u w:val="none"/>
          <w:lang w:val="en-US" w:eastAsia="zh-CN"/>
        </w:rPr>
        <w:t>；</w:t>
      </w:r>
      <w:r>
        <w:rPr>
          <w:rFonts w:hint="eastAsia" w:ascii="仿宋" w:hAnsi="仿宋" w:eastAsia="仿宋" w:cs="仿宋"/>
          <w:sz w:val="24"/>
          <w:szCs w:val="24"/>
        </w:rPr>
        <w:t>联系地址</w:t>
      </w:r>
      <w:r>
        <w:rPr>
          <w:rFonts w:hint="eastAsia" w:ascii="仿宋" w:hAnsi="仿宋" w:eastAsia="仿宋" w:cs="仿宋"/>
          <w:sz w:val="24"/>
          <w:szCs w:val="24"/>
          <w:lang w:eastAsia="zh-CN"/>
        </w:rPr>
        <w:t>：</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u w:val="none"/>
          <w:lang w:val="en-US" w:eastAsia="zh-CN"/>
        </w:rPr>
        <w:t>；</w:t>
      </w:r>
      <w:r>
        <w:rPr>
          <w:rFonts w:hint="eastAsia" w:ascii="仿宋" w:hAnsi="仿宋" w:eastAsia="仿宋" w:cs="仿宋"/>
          <w:sz w:val="24"/>
          <w:szCs w:val="24"/>
        </w:rPr>
        <w:t>联系电话</w:t>
      </w:r>
      <w:r>
        <w:rPr>
          <w:rFonts w:hint="eastAsia" w:ascii="仿宋" w:hAnsi="仿宋" w:eastAsia="仿宋" w:cs="仿宋"/>
          <w:sz w:val="24"/>
          <w:szCs w:val="24"/>
          <w:lang w:eastAsia="zh-CN"/>
        </w:rPr>
        <w:t>：</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u w:val="none"/>
          <w:lang w:val="en-US" w:eastAsia="zh-CN"/>
        </w:rPr>
        <w:t>；</w:t>
      </w:r>
      <w:r>
        <w:rPr>
          <w:rFonts w:hint="eastAsia" w:ascii="仿宋" w:hAnsi="仿宋" w:eastAsia="仿宋" w:cs="仿宋"/>
          <w:sz w:val="24"/>
          <w:szCs w:val="24"/>
        </w:rPr>
        <w:t>电子邮箱</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u w:val="none"/>
          <w:lang w:val="en-US" w:eastAsia="zh-CN"/>
        </w:rPr>
        <w:t>。</w:t>
      </w:r>
    </w:p>
    <w:p w14:paraId="69194A2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highlight w:val="none"/>
        </w:rPr>
      </w:pPr>
      <w:r>
        <w:rPr>
          <w:rFonts w:hint="eastAsia" w:ascii="仿宋" w:hAnsi="仿宋" w:eastAsia="仿宋" w:cs="仿宋"/>
          <w:sz w:val="24"/>
          <w:szCs w:val="24"/>
        </w:rPr>
        <w:t>乙方授权确认上述驻工地项目代表全权代表乙方进行各项管理工作及与甲方的协调工作，代表乙方履行本合同项下的责任义务，乙方项目代表在提交相应材料、签署文件、作出承诺等，乙方均予以认可，并承担由此产生的一切责任后果。乙方确保上述项目代表常驻工地，上述人员或联系地址、联系方式变动，乙方应在 3个工作日内及时通知甲方，如未及时通知甲方，甲方向上述人员及地址无法送达或退回的，乙方自行承担一切责任后果，视为乙方已收到并认可。乙方和乙方项目代表就本合同项下的全部责任义务及由此产生的相关债务</w:t>
      </w:r>
      <w:r>
        <w:rPr>
          <w:rFonts w:hint="eastAsia" w:ascii="仿宋" w:hAnsi="仿宋" w:eastAsia="仿宋" w:cs="仿宋"/>
          <w:sz w:val="24"/>
          <w:szCs w:val="24"/>
          <w:lang w:eastAsia="zh-CN"/>
        </w:rPr>
        <w:t>（</w:t>
      </w:r>
      <w:r>
        <w:rPr>
          <w:rFonts w:hint="eastAsia" w:ascii="仿宋" w:hAnsi="仿宋" w:eastAsia="仿宋" w:cs="仿宋"/>
          <w:sz w:val="24"/>
          <w:szCs w:val="24"/>
        </w:rPr>
        <w:t>包括但不限于劳务分包单位应承担的工程款返还义务维修义务、工期违约金质量违约金、损害赔偿金以及其他相关费用、本金、利息、经济赔偿责任等</w:t>
      </w:r>
      <w:r>
        <w:rPr>
          <w:rFonts w:hint="eastAsia" w:ascii="仿宋" w:hAnsi="仿宋" w:eastAsia="仿宋" w:cs="仿宋"/>
          <w:sz w:val="24"/>
          <w:szCs w:val="24"/>
          <w:lang w:eastAsia="zh-CN"/>
        </w:rPr>
        <w:t>）</w:t>
      </w:r>
      <w:r>
        <w:rPr>
          <w:rFonts w:hint="eastAsia" w:ascii="仿宋" w:hAnsi="仿宋" w:eastAsia="仿宋" w:cs="仿宋"/>
          <w:sz w:val="24"/>
          <w:szCs w:val="24"/>
        </w:rPr>
        <w:t>共同承担责任。</w:t>
      </w:r>
    </w:p>
    <w:p w14:paraId="52037B10">
      <w:pPr>
        <w:pStyle w:val="6"/>
        <w:numPr>
          <w:ilvl w:val="0"/>
          <w:numId w:val="9"/>
        </w:numPr>
        <w:spacing w:line="360" w:lineRule="auto"/>
        <w:ind w:firstLine="480" w:firstLineChars="200"/>
        <w:jc w:val="left"/>
        <w:rPr>
          <w:rFonts w:hint="eastAsia" w:ascii="仿宋" w:hAnsi="仿宋" w:eastAsia="仿宋" w:cs="仿宋"/>
          <w:sz w:val="24"/>
          <w:szCs w:val="24"/>
          <w:highlight w:val="none"/>
        </w:rPr>
      </w:pPr>
      <w:r>
        <w:rPr>
          <w:rFonts w:hint="eastAsia" w:ascii="仿宋" w:hAnsi="仿宋" w:eastAsia="仿宋" w:cs="仿宋"/>
          <w:sz w:val="24"/>
          <w:szCs w:val="24"/>
          <w:highlight w:val="none"/>
        </w:rPr>
        <w:t>乙方指定专门管理人员和组织机构负责整个工程的各项管理和协调工作，到场的人员必须获得甲方的批准，施工过程中不得任意更换；且合约的签订人必须保证每周有5天以上的时间在施工现场，其它在现场的任何管理人员及工人的离场必须要获得甲方的批准；乙方提供项目主要管理人员名单，项目执行过程中乙方不得擅自更换或撤离名单中的人员，包括现场负责人、施工队长、技术员、安全员、质量员等，否则乙方将支付甲方</w:t>
      </w:r>
      <w:r>
        <w:rPr>
          <w:rFonts w:hint="eastAsia" w:ascii="仿宋" w:hAnsi="仿宋" w:eastAsia="仿宋" w:cs="仿宋"/>
          <w:sz w:val="24"/>
          <w:szCs w:val="24"/>
          <w:highlight w:val="none"/>
          <w:lang w:eastAsia="zh-CN"/>
        </w:rPr>
        <w:t>【】</w:t>
      </w:r>
      <w:r>
        <w:rPr>
          <w:rFonts w:hint="eastAsia" w:ascii="仿宋" w:hAnsi="仿宋" w:eastAsia="仿宋" w:cs="仿宋"/>
          <w:sz w:val="24"/>
          <w:szCs w:val="24"/>
          <w:highlight w:val="none"/>
        </w:rPr>
        <w:t>元的罚款/人次。</w:t>
      </w:r>
    </w:p>
    <w:p w14:paraId="0A91034D">
      <w:pPr>
        <w:pStyle w:val="6"/>
        <w:numPr>
          <w:ilvl w:val="0"/>
          <w:numId w:val="9"/>
        </w:numPr>
        <w:spacing w:line="360" w:lineRule="auto"/>
        <w:ind w:firstLine="480" w:firstLineChars="200"/>
        <w:jc w:val="left"/>
        <w:rPr>
          <w:rFonts w:hint="eastAsia" w:ascii="仿宋" w:hAnsi="仿宋" w:eastAsia="仿宋" w:cs="仿宋"/>
          <w:sz w:val="24"/>
          <w:szCs w:val="24"/>
          <w:highlight w:val="none"/>
        </w:rPr>
      </w:pPr>
      <w:r>
        <w:rPr>
          <w:rFonts w:hint="eastAsia" w:ascii="仿宋" w:hAnsi="仿宋" w:eastAsia="仿宋" w:cs="仿宋"/>
          <w:sz w:val="24"/>
          <w:szCs w:val="24"/>
          <w:highlight w:val="none"/>
        </w:rPr>
        <w:t>乙方按照本合同</w:t>
      </w:r>
      <w:r>
        <w:rPr>
          <w:rFonts w:hint="eastAsia" w:ascii="仿宋" w:hAnsi="仿宋" w:eastAsia="仿宋" w:cs="仿宋"/>
          <w:sz w:val="24"/>
          <w:szCs w:val="24"/>
          <w:highlight w:val="none"/>
          <w:lang w:val="en-US" w:eastAsia="zh-CN"/>
        </w:rPr>
        <w:t>工程需要</w:t>
      </w:r>
      <w:r>
        <w:rPr>
          <w:rFonts w:hint="eastAsia" w:ascii="仿宋" w:hAnsi="仿宋" w:eastAsia="仿宋" w:cs="仿宋"/>
          <w:sz w:val="24"/>
          <w:szCs w:val="24"/>
          <w:highlight w:val="none"/>
        </w:rPr>
        <w:t>进行劳动力和机具调配，确保满足现场进度要求，否则甲方有权采取必要措施（不排除引入新队伍）由此产生的相关费用由乙方承担，并承担由此造成的相关责任。</w:t>
      </w:r>
    </w:p>
    <w:p w14:paraId="0771F4DF">
      <w:pPr>
        <w:pStyle w:val="6"/>
        <w:numPr>
          <w:ilvl w:val="0"/>
          <w:numId w:val="9"/>
        </w:numPr>
        <w:spacing w:line="360" w:lineRule="auto"/>
        <w:ind w:firstLine="480" w:firstLineChars="200"/>
        <w:jc w:val="left"/>
        <w:rPr>
          <w:rFonts w:hint="eastAsia" w:ascii="仿宋" w:hAnsi="仿宋" w:eastAsia="仿宋" w:cs="仿宋"/>
          <w:sz w:val="24"/>
          <w:szCs w:val="24"/>
          <w:highlight w:val="none"/>
        </w:rPr>
      </w:pPr>
      <w:r>
        <w:rPr>
          <w:rFonts w:hint="eastAsia" w:ascii="仿宋" w:hAnsi="仿宋" w:eastAsia="仿宋" w:cs="仿宋"/>
          <w:sz w:val="24"/>
          <w:szCs w:val="24"/>
          <w:highlight w:val="none"/>
        </w:rPr>
        <w:t>乙方按照甲方的要求，为所有在施工现场工作的乙方人员配备统一的劳保用品（工作服、马夹、劳保手套、工作鞋等）。</w:t>
      </w:r>
    </w:p>
    <w:p w14:paraId="57B838CD">
      <w:pPr>
        <w:pStyle w:val="6"/>
        <w:numPr>
          <w:ilvl w:val="0"/>
          <w:numId w:val="9"/>
        </w:numPr>
        <w:spacing w:line="360" w:lineRule="auto"/>
        <w:ind w:firstLine="480" w:firstLineChars="200"/>
        <w:jc w:val="left"/>
        <w:rPr>
          <w:rFonts w:hint="eastAsia" w:ascii="仿宋" w:hAnsi="仿宋" w:eastAsia="仿宋" w:cs="仿宋"/>
          <w:sz w:val="24"/>
          <w:szCs w:val="24"/>
          <w:highlight w:val="none"/>
        </w:rPr>
      </w:pPr>
      <w:r>
        <w:rPr>
          <w:rFonts w:hint="eastAsia" w:ascii="仿宋" w:hAnsi="仿宋" w:eastAsia="仿宋" w:cs="仿宋"/>
          <w:sz w:val="24"/>
          <w:szCs w:val="24"/>
          <w:highlight w:val="none"/>
        </w:rPr>
        <w:t>乙方应按照并遵守国家有关安全操作规程要求施工，保证安全无事故，争创文明工地，如出现事故责任自负。</w:t>
      </w:r>
    </w:p>
    <w:p w14:paraId="15803ECC">
      <w:pPr>
        <w:pStyle w:val="6"/>
        <w:numPr>
          <w:ilvl w:val="0"/>
          <w:numId w:val="9"/>
        </w:numPr>
        <w:spacing w:line="360" w:lineRule="auto"/>
        <w:ind w:firstLine="480" w:firstLineChars="200"/>
        <w:jc w:val="left"/>
        <w:rPr>
          <w:rFonts w:hint="eastAsia" w:ascii="仿宋" w:hAnsi="仿宋" w:eastAsia="仿宋" w:cs="仿宋"/>
          <w:sz w:val="24"/>
          <w:szCs w:val="24"/>
          <w:highlight w:val="none"/>
        </w:rPr>
      </w:pPr>
      <w:r>
        <w:rPr>
          <w:rFonts w:hint="eastAsia" w:ascii="仿宋" w:hAnsi="仿宋" w:eastAsia="仿宋" w:cs="仿宋"/>
          <w:sz w:val="24"/>
          <w:szCs w:val="24"/>
          <w:highlight w:val="none"/>
        </w:rPr>
        <w:t>乙方非正式作业人员（家属和小孩等）不得进入施工区域，否则，如发生事故，责任及所有费用由乙方自行承担，并赔偿因此给甲方造成的损失，所有费用甲方有权直接从乙方的工程款中扣除。</w:t>
      </w:r>
    </w:p>
    <w:p w14:paraId="451DF14E">
      <w:pPr>
        <w:pStyle w:val="6"/>
        <w:numPr>
          <w:ilvl w:val="0"/>
          <w:numId w:val="9"/>
        </w:numPr>
        <w:spacing w:line="360" w:lineRule="auto"/>
        <w:ind w:firstLine="480" w:firstLineChars="200"/>
        <w:jc w:val="left"/>
        <w:rPr>
          <w:rFonts w:hint="eastAsia" w:ascii="仿宋" w:hAnsi="仿宋" w:eastAsia="仿宋" w:cs="仿宋"/>
          <w:sz w:val="24"/>
          <w:szCs w:val="24"/>
          <w:highlight w:val="none"/>
        </w:rPr>
      </w:pPr>
      <w:r>
        <w:rPr>
          <w:rFonts w:hint="eastAsia" w:ascii="仿宋" w:hAnsi="仿宋" w:eastAsia="仿宋" w:cs="仿宋"/>
          <w:sz w:val="24"/>
          <w:szCs w:val="24"/>
          <w:highlight w:val="none"/>
        </w:rPr>
        <w:t>施工前仔细查阅施工技术规范及相关要求，并接受甲方人员的指导，熟悉工程的安装程序，严格按照设计方的施工要求、施工图进行施工；施工过程中，应严格服从甲方技术人员的技术指导和监理公司在现场的监督管理。如有违背，造成的损失由乙方负责。</w:t>
      </w:r>
    </w:p>
    <w:p w14:paraId="55C88FEE">
      <w:pPr>
        <w:pStyle w:val="6"/>
        <w:numPr>
          <w:ilvl w:val="0"/>
          <w:numId w:val="9"/>
        </w:numPr>
        <w:spacing w:line="360" w:lineRule="auto"/>
        <w:ind w:firstLine="480" w:firstLineChars="200"/>
        <w:jc w:val="left"/>
        <w:rPr>
          <w:rFonts w:hint="eastAsia" w:ascii="仿宋" w:hAnsi="仿宋" w:eastAsia="仿宋" w:cs="仿宋"/>
          <w:sz w:val="24"/>
          <w:szCs w:val="24"/>
          <w:highlight w:val="none"/>
        </w:rPr>
      </w:pPr>
      <w:r>
        <w:rPr>
          <w:rFonts w:hint="eastAsia" w:ascii="仿宋" w:hAnsi="仿宋" w:eastAsia="仿宋" w:cs="仿宋"/>
          <w:sz w:val="24"/>
          <w:szCs w:val="24"/>
          <w:highlight w:val="none"/>
        </w:rPr>
        <w:t>乙方在整个施工过程中必须遵守现场总包公司、发包方及监理公司和甲方的规章制度，必须完全服从甲方现场管理人员的统一管理（包括安全、质量、进度、成本、后勤、例会等制度），如出现不服从管理、施工质量差、浪费严重、施工人员素质差、工期完不成、消极怠工、影响公司形象等情况，甲方有权予以经济处罚直至解除合同。</w:t>
      </w:r>
    </w:p>
    <w:p w14:paraId="528FD46F">
      <w:pPr>
        <w:pStyle w:val="6"/>
        <w:numPr>
          <w:ilvl w:val="0"/>
          <w:numId w:val="9"/>
        </w:numPr>
        <w:spacing w:line="360" w:lineRule="auto"/>
        <w:ind w:firstLine="480" w:firstLineChars="200"/>
        <w:jc w:val="left"/>
        <w:rPr>
          <w:rFonts w:hint="eastAsia" w:ascii="仿宋" w:hAnsi="仿宋" w:eastAsia="仿宋" w:cs="仿宋"/>
          <w:sz w:val="24"/>
          <w:szCs w:val="24"/>
          <w:highlight w:val="none"/>
        </w:rPr>
      </w:pPr>
      <w:r>
        <w:rPr>
          <w:rFonts w:hint="eastAsia" w:ascii="仿宋" w:hAnsi="仿宋" w:eastAsia="仿宋" w:cs="仿宋"/>
          <w:sz w:val="24"/>
          <w:szCs w:val="24"/>
          <w:highlight w:val="none"/>
        </w:rPr>
        <w:t>保证所用人员符合国家相关法律法规的要求及甲方的有关规定，禁止使用童工。乙方主要项目人员详见本合同</w:t>
      </w:r>
      <w:r>
        <w:rPr>
          <w:rFonts w:hint="eastAsia" w:ascii="仿宋" w:hAnsi="仿宋" w:eastAsia="仿宋" w:cs="仿宋"/>
          <w:sz w:val="24"/>
          <w:szCs w:val="24"/>
          <w:highlight w:val="yellow"/>
        </w:rPr>
        <w:t>“附件”</w:t>
      </w:r>
      <w:r>
        <w:rPr>
          <w:rFonts w:hint="eastAsia" w:ascii="仿宋" w:hAnsi="仿宋" w:eastAsia="仿宋" w:cs="仿宋"/>
          <w:sz w:val="24"/>
          <w:szCs w:val="24"/>
          <w:highlight w:val="none"/>
        </w:rPr>
        <w:t>。</w:t>
      </w:r>
    </w:p>
    <w:p w14:paraId="194B73E2">
      <w:pPr>
        <w:pStyle w:val="6"/>
        <w:numPr>
          <w:ilvl w:val="0"/>
          <w:numId w:val="9"/>
        </w:numPr>
        <w:spacing w:line="360" w:lineRule="auto"/>
        <w:ind w:firstLine="480" w:firstLineChars="200"/>
        <w:jc w:val="left"/>
        <w:rPr>
          <w:rFonts w:hint="eastAsia" w:ascii="仿宋" w:hAnsi="仿宋" w:eastAsia="仿宋" w:cs="仿宋"/>
          <w:sz w:val="24"/>
          <w:szCs w:val="24"/>
          <w:highlight w:val="none"/>
        </w:rPr>
      </w:pPr>
      <w:r>
        <w:rPr>
          <w:rFonts w:hint="eastAsia" w:ascii="仿宋" w:hAnsi="仿宋" w:eastAsia="仿宋" w:cs="仿宋"/>
          <w:sz w:val="24"/>
          <w:szCs w:val="24"/>
          <w:highlight w:val="none"/>
        </w:rPr>
        <w:t>在施工过程中抽调专人随时清除施工垃圾，保持现场的清洁；同时应保证工完场地清。</w:t>
      </w:r>
    </w:p>
    <w:p w14:paraId="3156FF1F">
      <w:pPr>
        <w:pStyle w:val="6"/>
        <w:numPr>
          <w:ilvl w:val="0"/>
          <w:numId w:val="9"/>
        </w:numPr>
        <w:spacing w:line="360" w:lineRule="auto"/>
        <w:ind w:firstLine="480" w:firstLineChars="200"/>
        <w:jc w:val="left"/>
        <w:rPr>
          <w:rFonts w:hint="eastAsia" w:ascii="仿宋" w:hAnsi="仿宋" w:eastAsia="仿宋" w:cs="仿宋"/>
          <w:sz w:val="24"/>
          <w:szCs w:val="24"/>
          <w:highlight w:val="none"/>
        </w:rPr>
      </w:pPr>
      <w:r>
        <w:rPr>
          <w:rFonts w:hint="eastAsia" w:ascii="仿宋" w:hAnsi="仿宋" w:eastAsia="仿宋" w:cs="仿宋"/>
          <w:sz w:val="24"/>
          <w:szCs w:val="24"/>
          <w:highlight w:val="none"/>
        </w:rPr>
        <w:t>乙方应遵守国家法律及相关规定，诚实经商，严禁对甲方相关人员进行行贿，一经发现或查实，</w:t>
      </w:r>
      <w:r>
        <w:rPr>
          <w:rFonts w:hint="eastAsia" w:ascii="仿宋" w:hAnsi="仿宋" w:eastAsia="仿宋" w:cs="仿宋"/>
          <w:sz w:val="24"/>
          <w:szCs w:val="24"/>
          <w:highlight w:val="none"/>
          <w:lang w:val="en-US" w:eastAsia="zh-CN"/>
        </w:rPr>
        <w:t>甲方即有权解除合同</w:t>
      </w:r>
      <w:r>
        <w:rPr>
          <w:rFonts w:hint="eastAsia" w:ascii="仿宋" w:hAnsi="仿宋" w:eastAsia="仿宋" w:cs="仿宋"/>
          <w:sz w:val="24"/>
          <w:szCs w:val="24"/>
          <w:highlight w:val="none"/>
        </w:rPr>
        <w:t>。</w:t>
      </w:r>
    </w:p>
    <w:p w14:paraId="3E12BF78">
      <w:pPr>
        <w:pStyle w:val="6"/>
        <w:numPr>
          <w:ilvl w:val="0"/>
          <w:numId w:val="9"/>
        </w:numPr>
        <w:spacing w:line="360" w:lineRule="auto"/>
        <w:ind w:firstLine="480" w:firstLineChars="200"/>
        <w:jc w:val="left"/>
        <w:rPr>
          <w:rFonts w:hint="eastAsia" w:ascii="仿宋" w:hAnsi="仿宋" w:eastAsia="仿宋" w:cs="仿宋"/>
          <w:sz w:val="24"/>
          <w:szCs w:val="24"/>
          <w:highlight w:val="none"/>
        </w:rPr>
      </w:pPr>
      <w:r>
        <w:rPr>
          <w:rFonts w:hint="eastAsia" w:ascii="仿宋" w:hAnsi="仿宋" w:eastAsia="仿宋" w:cs="仿宋"/>
          <w:sz w:val="24"/>
          <w:szCs w:val="24"/>
          <w:highlight w:val="none"/>
        </w:rPr>
        <w:t>未经甲方书面同意，乙方不得擅自转让本合同内的任何权利和义务。如乙方未经甲方书面同意擅自转让本合同权利和义务的，乙方应承担相当于本合同总价10%的违约金。</w:t>
      </w:r>
    </w:p>
    <w:p w14:paraId="4DE67275">
      <w:pPr>
        <w:pStyle w:val="6"/>
        <w:numPr>
          <w:ilvl w:val="0"/>
          <w:numId w:val="1"/>
        </w:numPr>
        <w:spacing w:line="360" w:lineRule="auto"/>
        <w:ind w:left="845" w:leftChars="0" w:hanging="425" w:firstLineChars="0"/>
        <w:jc w:val="left"/>
        <w:rPr>
          <w:rFonts w:hint="eastAsia" w:ascii="仿宋" w:hAnsi="仿宋" w:eastAsia="仿宋" w:cs="仿宋"/>
          <w:sz w:val="24"/>
          <w:szCs w:val="24"/>
          <w:highlight w:val="none"/>
        </w:rPr>
      </w:pPr>
      <w:r>
        <w:rPr>
          <w:rFonts w:hint="eastAsia" w:ascii="仿宋" w:hAnsi="仿宋" w:eastAsia="仿宋" w:cs="仿宋"/>
          <w:b/>
          <w:sz w:val="24"/>
          <w:szCs w:val="24"/>
          <w:highlight w:val="none"/>
        </w:rPr>
        <w:t>安全规定：</w:t>
      </w:r>
    </w:p>
    <w:p w14:paraId="1BA9FC12">
      <w:pPr>
        <w:pStyle w:val="6"/>
        <w:spacing w:line="360" w:lineRule="auto"/>
        <w:ind w:left="0" w:leftChars="0" w:firstLine="480" w:firstLineChars="200"/>
        <w:jc w:val="left"/>
        <w:rPr>
          <w:rFonts w:hint="eastAsia" w:ascii="仿宋" w:hAnsi="仿宋" w:eastAsia="仿宋" w:cs="仿宋"/>
          <w:sz w:val="24"/>
          <w:szCs w:val="24"/>
          <w:highlight w:val="none"/>
        </w:rPr>
      </w:pPr>
      <w:r>
        <w:rPr>
          <w:rFonts w:hint="eastAsia" w:ascii="仿宋" w:hAnsi="仿宋" w:eastAsia="仿宋" w:cs="仿宋"/>
          <w:sz w:val="24"/>
          <w:szCs w:val="24"/>
          <w:highlight w:val="none"/>
        </w:rPr>
        <w:t>乙方必须严格遵守甲方和发包方及其他所有适用的安全规定，保证施工的安全。在施工过程中，乙方若发生工伤事故，或因乙方原因造成第三方损失，乙方应自行承担一切责任及费用，乙方保证甲方不因此遭受任何损失，相关规定详见</w:t>
      </w:r>
      <w:r>
        <w:rPr>
          <w:rFonts w:hint="eastAsia" w:ascii="仿宋" w:hAnsi="仿宋" w:eastAsia="仿宋" w:cs="仿宋"/>
          <w:b/>
          <w:sz w:val="24"/>
          <w:szCs w:val="24"/>
          <w:highlight w:val="yellow"/>
        </w:rPr>
        <w:t>“附件</w:t>
      </w:r>
      <w:r>
        <w:rPr>
          <w:rFonts w:hint="eastAsia" w:ascii="仿宋" w:hAnsi="仿宋" w:eastAsia="仿宋" w:cs="仿宋"/>
          <w:b/>
          <w:sz w:val="24"/>
          <w:szCs w:val="24"/>
          <w:highlight w:val="yellow"/>
          <w:lang w:eastAsia="zh-CN"/>
        </w:rPr>
        <w:t>【】</w:t>
      </w:r>
      <w:r>
        <w:rPr>
          <w:rFonts w:hint="eastAsia" w:ascii="仿宋" w:hAnsi="仿宋" w:eastAsia="仿宋" w:cs="仿宋"/>
          <w:b/>
          <w:sz w:val="24"/>
          <w:szCs w:val="24"/>
          <w:highlight w:val="yellow"/>
        </w:rPr>
        <w:t xml:space="preserve"> 安全施工协议书”</w:t>
      </w:r>
      <w:r>
        <w:rPr>
          <w:rFonts w:hint="eastAsia" w:ascii="仿宋" w:hAnsi="仿宋" w:eastAsia="仿宋" w:cs="仿宋"/>
          <w:sz w:val="24"/>
          <w:szCs w:val="24"/>
          <w:highlight w:val="yellow"/>
        </w:rPr>
        <w:t>。</w:t>
      </w:r>
    </w:p>
    <w:p w14:paraId="3596EDCA">
      <w:pPr>
        <w:pStyle w:val="6"/>
        <w:numPr>
          <w:ilvl w:val="0"/>
          <w:numId w:val="1"/>
        </w:numPr>
        <w:spacing w:line="360" w:lineRule="auto"/>
        <w:ind w:left="845" w:leftChars="0" w:hanging="425" w:firstLineChars="0"/>
        <w:jc w:val="left"/>
        <w:rPr>
          <w:rFonts w:hint="eastAsia" w:ascii="仿宋" w:hAnsi="仿宋" w:eastAsia="仿宋" w:cs="仿宋"/>
          <w:sz w:val="24"/>
          <w:szCs w:val="24"/>
          <w:highlight w:val="none"/>
        </w:rPr>
      </w:pPr>
      <w:r>
        <w:rPr>
          <w:rFonts w:hint="eastAsia" w:ascii="仿宋" w:hAnsi="仿宋" w:eastAsia="仿宋" w:cs="仿宋"/>
          <w:b/>
          <w:sz w:val="24"/>
          <w:szCs w:val="24"/>
          <w:highlight w:val="none"/>
        </w:rPr>
        <w:t>质量保证</w:t>
      </w:r>
    </w:p>
    <w:p w14:paraId="15AFB0AD">
      <w:pPr>
        <w:pStyle w:val="6"/>
        <w:numPr>
          <w:ilvl w:val="0"/>
          <w:numId w:val="10"/>
        </w:numPr>
        <w:spacing w:line="360" w:lineRule="auto"/>
        <w:ind w:leftChars="0" w:firstLine="480" w:firstLineChars="200"/>
        <w:jc w:val="left"/>
        <w:rPr>
          <w:rFonts w:hint="eastAsia" w:ascii="仿宋" w:hAnsi="仿宋" w:eastAsia="仿宋" w:cs="仿宋"/>
          <w:sz w:val="24"/>
          <w:szCs w:val="24"/>
          <w:highlight w:val="none"/>
        </w:rPr>
      </w:pPr>
      <w:r>
        <w:rPr>
          <w:rFonts w:hint="eastAsia" w:ascii="仿宋" w:hAnsi="仿宋" w:eastAsia="仿宋" w:cs="仿宋"/>
          <w:sz w:val="24"/>
          <w:szCs w:val="24"/>
          <w:highlight w:val="none"/>
        </w:rPr>
        <w:t>本合同的质保期以合同</w:t>
      </w:r>
      <w:r>
        <w:rPr>
          <w:rFonts w:hint="eastAsia" w:ascii="仿宋" w:hAnsi="仿宋" w:eastAsia="仿宋" w:cs="仿宋"/>
          <w:b/>
          <w:bCs/>
          <w:sz w:val="24"/>
          <w:szCs w:val="24"/>
          <w:highlight w:val="yellow"/>
        </w:rPr>
        <w:t>附件</w:t>
      </w:r>
      <w:r>
        <w:rPr>
          <w:rFonts w:hint="eastAsia" w:ascii="仿宋" w:hAnsi="仿宋" w:eastAsia="仿宋" w:cs="仿宋"/>
          <w:b/>
          <w:bCs/>
          <w:sz w:val="24"/>
          <w:szCs w:val="24"/>
          <w:highlight w:val="yellow"/>
          <w:lang w:val="en-US" w:eastAsia="zh-CN"/>
        </w:rPr>
        <w:t>【】</w:t>
      </w:r>
      <w:r>
        <w:rPr>
          <w:rFonts w:hint="eastAsia" w:ascii="仿宋" w:hAnsi="仿宋" w:eastAsia="仿宋" w:cs="仿宋"/>
          <w:b/>
          <w:bCs/>
          <w:sz w:val="24"/>
          <w:szCs w:val="24"/>
          <w:highlight w:val="yellow"/>
        </w:rPr>
        <w:t>“工程保修协议”</w:t>
      </w:r>
      <w:r>
        <w:rPr>
          <w:rFonts w:hint="eastAsia" w:ascii="仿宋" w:hAnsi="仿宋" w:eastAsia="仿宋" w:cs="仿宋"/>
          <w:sz w:val="24"/>
          <w:szCs w:val="24"/>
          <w:highlight w:val="none"/>
        </w:rPr>
        <w:t>中的规定为准。质保期内出现的任何因乙方原因引起的问题，乙方必须在发包方/甲方要求的时间内解决；乙方在接到发包方/甲方通知，6小时未作答复或答复了但48小时内不能到场解决，甲方有权安排其他人员进行解决，并按照实际发生费用的2.5倍从乙方质保金中扣减，如果乙方质保金不足以支付这些费用，乙方将另行补偿。</w:t>
      </w:r>
    </w:p>
    <w:p w14:paraId="200CC5E3">
      <w:pPr>
        <w:pStyle w:val="6"/>
        <w:numPr>
          <w:ilvl w:val="0"/>
          <w:numId w:val="10"/>
        </w:numPr>
        <w:spacing w:line="360" w:lineRule="auto"/>
        <w:ind w:leftChars="0" w:firstLine="480" w:firstLineChars="200"/>
        <w:jc w:val="left"/>
        <w:rPr>
          <w:rFonts w:hint="eastAsia" w:ascii="仿宋" w:hAnsi="仿宋" w:eastAsia="仿宋" w:cs="仿宋"/>
          <w:sz w:val="24"/>
          <w:szCs w:val="24"/>
          <w:highlight w:val="none"/>
        </w:rPr>
      </w:pPr>
      <w:r>
        <w:rPr>
          <w:rFonts w:hint="eastAsia" w:ascii="仿宋" w:hAnsi="仿宋" w:eastAsia="仿宋" w:cs="仿宋"/>
          <w:sz w:val="24"/>
          <w:szCs w:val="24"/>
          <w:highlight w:val="none"/>
        </w:rPr>
        <w:t>乙方应保证在本合同工程中由乙方提供的所有材料、设备、附件及备品等均为合格产品并符合中国的标准规范和发包方、甲方的技术标准和品牌的要求。乙方采购的主要材料，进场前要报批、报审，进场后要进行验收，验收内容包括材质、规格、品牌、数量等。</w:t>
      </w:r>
    </w:p>
    <w:p w14:paraId="0561C37F">
      <w:pPr>
        <w:pStyle w:val="6"/>
        <w:numPr>
          <w:ilvl w:val="0"/>
          <w:numId w:val="10"/>
        </w:numPr>
        <w:spacing w:line="360" w:lineRule="auto"/>
        <w:ind w:leftChars="0" w:firstLine="480" w:firstLineChars="200"/>
        <w:jc w:val="left"/>
        <w:rPr>
          <w:rFonts w:hint="eastAsia" w:ascii="仿宋" w:hAnsi="仿宋" w:eastAsia="仿宋" w:cs="仿宋"/>
          <w:sz w:val="24"/>
          <w:szCs w:val="24"/>
          <w:highlight w:val="none"/>
        </w:rPr>
      </w:pPr>
      <w:r>
        <w:rPr>
          <w:rFonts w:hint="eastAsia" w:ascii="仿宋" w:hAnsi="仿宋" w:eastAsia="仿宋" w:cs="仿宋"/>
          <w:sz w:val="24"/>
          <w:szCs w:val="24"/>
          <w:highlight w:val="none"/>
        </w:rPr>
        <w:t>乙方应向甲方和发包方提供所使用的所有材料、设备、附件及备品等种类及品质的相关有效证明。若乙方提供的材料设备不符合品牌要求，以次充好，假冒伪劣，存在质量缺陷，不符合规范要求，不符合本合同要求的行为，甲方将对乙方进行分包合同额10%的罚款，并限期要求乙方进行整改。</w:t>
      </w:r>
    </w:p>
    <w:p w14:paraId="61E54C27">
      <w:pPr>
        <w:pStyle w:val="6"/>
        <w:numPr>
          <w:ilvl w:val="0"/>
          <w:numId w:val="10"/>
        </w:numPr>
        <w:spacing w:line="360" w:lineRule="auto"/>
        <w:ind w:leftChars="0" w:firstLine="480" w:firstLineChars="200"/>
        <w:jc w:val="left"/>
        <w:rPr>
          <w:rFonts w:hint="eastAsia" w:ascii="仿宋" w:hAnsi="仿宋" w:eastAsia="仿宋" w:cs="仿宋"/>
          <w:sz w:val="24"/>
          <w:szCs w:val="24"/>
          <w:highlight w:val="none"/>
        </w:rPr>
      </w:pPr>
      <w:r>
        <w:rPr>
          <w:rFonts w:hint="eastAsia" w:ascii="仿宋" w:hAnsi="仿宋" w:eastAsia="仿宋" w:cs="仿宋"/>
          <w:sz w:val="24"/>
          <w:szCs w:val="24"/>
          <w:highlight w:val="none"/>
        </w:rPr>
        <w:t>乙方必须按照国家现行相关施工规范进行施工，并符合发包方、甲方、监理的相关特殊规定。对于不符合相关规范和发包方规定的行为，乙方应该在监理、发包方、公司监察部门要求的时间内进行整改；没有按期整改或无法整改的行为，甲方有权处以乙方该项缺陷产值的2-5倍罚款（含设备材料价值）。</w:t>
      </w:r>
    </w:p>
    <w:p w14:paraId="3A2C37CE">
      <w:pPr>
        <w:pStyle w:val="6"/>
        <w:numPr>
          <w:ilvl w:val="0"/>
          <w:numId w:val="10"/>
        </w:numPr>
        <w:spacing w:line="360" w:lineRule="auto"/>
        <w:ind w:leftChars="0" w:firstLine="480" w:firstLineChars="200"/>
        <w:jc w:val="left"/>
        <w:rPr>
          <w:rFonts w:hint="eastAsia" w:ascii="仿宋" w:hAnsi="仿宋" w:eastAsia="仿宋" w:cs="仿宋"/>
          <w:sz w:val="24"/>
          <w:szCs w:val="24"/>
          <w:highlight w:val="none"/>
        </w:rPr>
      </w:pPr>
      <w:r>
        <w:rPr>
          <w:rFonts w:hint="eastAsia" w:ascii="仿宋" w:hAnsi="仿宋" w:eastAsia="仿宋" w:cs="仿宋"/>
          <w:sz w:val="24"/>
          <w:szCs w:val="24"/>
          <w:highlight w:val="none"/>
        </w:rPr>
        <w:t>乙方应保证在工程施工过程中由乙方所制造的设备装置完全符合合同及合同附件所要求的质量、性能和规格的要求。在质保期内，乙方应对设备装置因加工工艺、材料及安装调试等造成的不良缺陷而发生的任何问题和故障负责。如发生此事件，甲方和发包方应立即通知乙方，乙方应在不影响施工进度和生产的前提下负责免费校正或更换有缺陷的部件。</w:t>
      </w:r>
    </w:p>
    <w:p w14:paraId="7AC4D63E">
      <w:pPr>
        <w:pStyle w:val="6"/>
        <w:numPr>
          <w:ilvl w:val="0"/>
          <w:numId w:val="10"/>
        </w:numPr>
        <w:spacing w:line="360" w:lineRule="auto"/>
        <w:ind w:leftChars="0" w:firstLine="480" w:firstLineChars="200"/>
        <w:jc w:val="left"/>
        <w:rPr>
          <w:rFonts w:hint="eastAsia" w:ascii="仿宋" w:hAnsi="仿宋" w:eastAsia="仿宋" w:cs="仿宋"/>
          <w:sz w:val="24"/>
          <w:szCs w:val="24"/>
          <w:highlight w:val="none"/>
        </w:rPr>
      </w:pPr>
      <w:r>
        <w:rPr>
          <w:rFonts w:hint="eastAsia" w:ascii="仿宋" w:hAnsi="仿宋" w:eastAsia="仿宋" w:cs="仿宋"/>
          <w:sz w:val="24"/>
          <w:szCs w:val="24"/>
          <w:highlight w:val="none"/>
        </w:rPr>
        <w:t>在工程验收交付发包方之前，乙方有责任对合同范围内的工程进行照管，在此期间造成的任何问题或故障由乙方负责解决。</w:t>
      </w:r>
    </w:p>
    <w:p w14:paraId="0B1076B4">
      <w:pPr>
        <w:pStyle w:val="6"/>
        <w:numPr>
          <w:ilvl w:val="0"/>
          <w:numId w:val="10"/>
        </w:numPr>
        <w:spacing w:line="360" w:lineRule="auto"/>
        <w:ind w:leftChars="0" w:firstLine="480" w:firstLineChars="200"/>
        <w:jc w:val="left"/>
        <w:rPr>
          <w:rFonts w:hint="eastAsia" w:ascii="仿宋" w:hAnsi="仿宋" w:eastAsia="仿宋" w:cs="仿宋"/>
          <w:sz w:val="24"/>
          <w:szCs w:val="24"/>
          <w:highlight w:val="none"/>
        </w:rPr>
      </w:pPr>
      <w:r>
        <w:rPr>
          <w:rFonts w:hint="eastAsia" w:ascii="仿宋" w:hAnsi="仿宋" w:eastAsia="仿宋" w:cs="仿宋"/>
          <w:sz w:val="24"/>
          <w:szCs w:val="24"/>
          <w:highlight w:val="none"/>
        </w:rPr>
        <w:t>乙方所供材料、设备及工程质量均须符合</w:t>
      </w:r>
      <w:r>
        <w:rPr>
          <w:rFonts w:hint="eastAsia" w:ascii="仿宋" w:hAnsi="仿宋" w:eastAsia="仿宋" w:cs="仿宋"/>
          <w:sz w:val="24"/>
          <w:szCs w:val="24"/>
          <w:highlight w:val="none"/>
          <w:lang w:val="en-US" w:eastAsia="zh-CN"/>
        </w:rPr>
        <w:t>本合同</w:t>
      </w:r>
      <w:r>
        <w:rPr>
          <w:rFonts w:hint="eastAsia" w:ascii="仿宋" w:hAnsi="仿宋" w:eastAsia="仿宋" w:cs="仿宋"/>
          <w:sz w:val="24"/>
          <w:szCs w:val="24"/>
          <w:highlight w:val="none"/>
        </w:rPr>
        <w:t>要求，以及发包方和甲方现场奖罚规定，这些要求和规定如有冲突，以较严格的要求或规定为准。</w:t>
      </w:r>
    </w:p>
    <w:p w14:paraId="5FF98CC7">
      <w:pPr>
        <w:pStyle w:val="6"/>
        <w:numPr>
          <w:ilvl w:val="0"/>
          <w:numId w:val="10"/>
        </w:numPr>
        <w:spacing w:line="360" w:lineRule="auto"/>
        <w:ind w:leftChars="0" w:firstLine="480" w:firstLineChars="200"/>
        <w:jc w:val="left"/>
        <w:rPr>
          <w:rFonts w:hint="eastAsia" w:ascii="仿宋" w:hAnsi="仿宋" w:eastAsia="仿宋" w:cs="仿宋"/>
          <w:sz w:val="24"/>
          <w:szCs w:val="24"/>
          <w:highlight w:val="none"/>
        </w:rPr>
      </w:pPr>
      <w:r>
        <w:rPr>
          <w:rFonts w:hint="eastAsia" w:ascii="仿宋" w:hAnsi="仿宋" w:eastAsia="仿宋" w:cs="仿宋"/>
          <w:sz w:val="24"/>
          <w:szCs w:val="24"/>
          <w:highlight w:val="none"/>
        </w:rPr>
        <w:t>乙方在施工过程中，如果不能满足质量的要求，甲方有权停止乙方工作并要求其进行整改，由此所造成的损失全部由乙方负责，且工期不顺延。如果乙方没有按照发包方和甲方的要求完成，甲方将有权安排其他人员代替乙方完成其工作，并按照实际发生的费用直接从乙方的合同额中扣减，如费用超出原合同报价的由乙方另行支付。如由于乙方实质性能力不能满足，且增加其他人员也无法达到，而乙方还不能够采取有效的措施补救，甲方有权解除合同，更换分包商，由此造成的一切损失全部由乙方承担。</w:t>
      </w:r>
    </w:p>
    <w:p w14:paraId="537A2518">
      <w:pPr>
        <w:pStyle w:val="6"/>
        <w:numPr>
          <w:ilvl w:val="0"/>
          <w:numId w:val="10"/>
        </w:numPr>
        <w:spacing w:line="360" w:lineRule="auto"/>
        <w:ind w:leftChars="0" w:firstLine="480" w:firstLineChars="200"/>
        <w:jc w:val="left"/>
        <w:rPr>
          <w:rFonts w:hint="eastAsia" w:ascii="仿宋" w:hAnsi="仿宋" w:eastAsia="仿宋" w:cs="仿宋"/>
          <w:sz w:val="24"/>
          <w:szCs w:val="24"/>
          <w:highlight w:val="none"/>
        </w:rPr>
      </w:pPr>
      <w:r>
        <w:rPr>
          <w:rFonts w:hint="eastAsia" w:ascii="仿宋" w:hAnsi="仿宋" w:eastAsia="仿宋" w:cs="仿宋"/>
          <w:sz w:val="24"/>
          <w:szCs w:val="24"/>
          <w:highlight w:val="none"/>
        </w:rPr>
        <w:t>如因乙方施工的质量问题影响项目最终验收，或给甲方造成任何损失，乙方将承担全部责任和费用。</w:t>
      </w:r>
    </w:p>
    <w:p w14:paraId="63B72D17">
      <w:pPr>
        <w:pStyle w:val="6"/>
        <w:numPr>
          <w:ilvl w:val="0"/>
          <w:numId w:val="1"/>
        </w:numPr>
        <w:spacing w:line="360" w:lineRule="auto"/>
        <w:ind w:left="845" w:leftChars="0" w:hanging="425" w:firstLineChars="0"/>
        <w:jc w:val="left"/>
        <w:rPr>
          <w:rFonts w:hint="eastAsia" w:ascii="仿宋" w:hAnsi="仿宋" w:eastAsia="仿宋" w:cs="仿宋"/>
          <w:sz w:val="24"/>
          <w:szCs w:val="24"/>
          <w:highlight w:val="none"/>
        </w:rPr>
      </w:pPr>
      <w:r>
        <w:rPr>
          <w:rFonts w:hint="eastAsia" w:ascii="仿宋" w:hAnsi="仿宋" w:eastAsia="仿宋" w:cs="仿宋"/>
          <w:b/>
          <w:sz w:val="24"/>
          <w:szCs w:val="24"/>
          <w:highlight w:val="none"/>
        </w:rPr>
        <w:t>工程维护</w:t>
      </w:r>
    </w:p>
    <w:p w14:paraId="10582CE6">
      <w:pPr>
        <w:pStyle w:val="6"/>
        <w:spacing w:line="360" w:lineRule="auto"/>
        <w:ind w:left="0" w:leftChars="0" w:firstLine="480" w:firstLineChars="200"/>
        <w:jc w:val="left"/>
        <w:rPr>
          <w:rFonts w:hint="eastAsia" w:ascii="仿宋" w:hAnsi="仿宋" w:eastAsia="仿宋" w:cs="仿宋"/>
          <w:sz w:val="24"/>
          <w:szCs w:val="24"/>
          <w:highlight w:val="none"/>
        </w:rPr>
      </w:pPr>
      <w:r>
        <w:rPr>
          <w:rFonts w:hint="eastAsia" w:ascii="仿宋" w:hAnsi="仿宋" w:eastAsia="仿宋" w:cs="仿宋"/>
          <w:sz w:val="24"/>
          <w:szCs w:val="24"/>
          <w:highlight w:val="none"/>
        </w:rPr>
        <w:t>在本工程未正式验收合格以前，除前条规定外，所有已完成或未完成之工程或乙方已到场或甲方供给之材料、机具等，均由乙方保管；如有损坏或减失者，乙方应负责修理或补齐并不得要求任何保管费用。</w:t>
      </w:r>
    </w:p>
    <w:p w14:paraId="69BD1D1D">
      <w:pPr>
        <w:pStyle w:val="6"/>
        <w:numPr>
          <w:ilvl w:val="0"/>
          <w:numId w:val="1"/>
        </w:numPr>
        <w:spacing w:line="360" w:lineRule="auto"/>
        <w:ind w:left="845" w:leftChars="0" w:hanging="425" w:firstLineChars="0"/>
        <w:jc w:val="left"/>
        <w:rPr>
          <w:rFonts w:hint="eastAsia" w:ascii="仿宋" w:hAnsi="仿宋" w:eastAsia="仿宋" w:cs="仿宋"/>
          <w:sz w:val="24"/>
          <w:szCs w:val="24"/>
          <w:highlight w:val="none"/>
        </w:rPr>
      </w:pPr>
      <w:r>
        <w:rPr>
          <w:rFonts w:hint="eastAsia" w:ascii="仿宋" w:hAnsi="仿宋" w:eastAsia="仿宋" w:cs="仿宋"/>
          <w:b/>
          <w:sz w:val="24"/>
          <w:szCs w:val="24"/>
          <w:highlight w:val="none"/>
        </w:rPr>
        <w:t>工程保险</w:t>
      </w:r>
    </w:p>
    <w:p w14:paraId="1D170A68">
      <w:pPr>
        <w:pStyle w:val="6"/>
        <w:spacing w:line="360" w:lineRule="auto"/>
        <w:ind w:left="0" w:leftChars="0" w:firstLine="480" w:firstLineChars="200"/>
        <w:jc w:val="left"/>
        <w:rPr>
          <w:rFonts w:hint="eastAsia" w:ascii="仿宋" w:hAnsi="仿宋" w:eastAsia="仿宋" w:cs="仿宋"/>
          <w:sz w:val="24"/>
          <w:szCs w:val="24"/>
          <w:highlight w:val="none"/>
        </w:rPr>
      </w:pPr>
      <w:r>
        <w:rPr>
          <w:rFonts w:hint="eastAsia" w:ascii="仿宋" w:hAnsi="仿宋" w:eastAsia="仿宋" w:cs="仿宋"/>
          <w:sz w:val="24"/>
          <w:szCs w:val="24"/>
          <w:highlight w:val="none"/>
        </w:rPr>
        <w:t>乙方必须负责给本工程乙方所有工作人</w:t>
      </w:r>
      <w:r>
        <w:rPr>
          <w:rFonts w:hint="default" w:ascii="仿宋" w:hAnsi="仿宋" w:eastAsia="仿宋" w:cs="仿宋"/>
          <w:kern w:val="2"/>
          <w:sz w:val="24"/>
          <w:szCs w:val="24"/>
          <w:highlight w:val="yellow"/>
        </w:rPr>
        <w:t>（年龄不得大于55周岁）</w:t>
      </w:r>
      <w:r>
        <w:rPr>
          <w:rFonts w:hint="eastAsia" w:ascii="仿宋" w:hAnsi="仿宋" w:eastAsia="仿宋" w:cs="仿宋"/>
          <w:sz w:val="24"/>
          <w:szCs w:val="24"/>
          <w:highlight w:val="none"/>
        </w:rPr>
        <w:t>员投保劳工保险、意外伤害保险及其它保险，并为施工场地内自有人员和施工机械设备办理保险，支付保险费用，以保障工作人员的权益。发生任何灾害时，由乙方负担全部责任及损失，承担因此项工作不到位而引发的纠纷或当地相关行政部门的处罚及责任后果。保险事故发生时，乙方有责任采取必要的措施，防止或减少损失。乙方未按照本合同约定购买保险造成人身财产损失的，所有责任及费用由乙方承担。如甲方处理事故代乙方支付了相应费用，或者因此给甲方造成损失的，甲方有权从乙方的工程款中直接扣除所有款项。</w:t>
      </w:r>
    </w:p>
    <w:p w14:paraId="458EDB93">
      <w:pPr>
        <w:pStyle w:val="6"/>
        <w:numPr>
          <w:ilvl w:val="0"/>
          <w:numId w:val="1"/>
        </w:numPr>
        <w:spacing w:line="360" w:lineRule="auto"/>
        <w:ind w:left="845" w:leftChars="0" w:hanging="425" w:firstLineChars="0"/>
        <w:jc w:val="left"/>
        <w:rPr>
          <w:rFonts w:hint="eastAsia" w:ascii="仿宋" w:hAnsi="仿宋" w:eastAsia="仿宋" w:cs="仿宋"/>
          <w:sz w:val="24"/>
          <w:szCs w:val="24"/>
          <w:highlight w:val="none"/>
        </w:rPr>
      </w:pPr>
      <w:r>
        <w:rPr>
          <w:rFonts w:hint="eastAsia" w:ascii="仿宋" w:hAnsi="仿宋" w:eastAsia="仿宋" w:cs="仿宋"/>
          <w:b/>
          <w:sz w:val="24"/>
          <w:szCs w:val="24"/>
          <w:highlight w:val="none"/>
        </w:rPr>
        <w:t>转包和分包</w:t>
      </w:r>
    </w:p>
    <w:p w14:paraId="391AE4AB">
      <w:pPr>
        <w:pStyle w:val="6"/>
        <w:spacing w:line="360" w:lineRule="auto"/>
        <w:jc w:val="left"/>
        <w:rPr>
          <w:rFonts w:hint="eastAsia" w:ascii="仿宋" w:hAnsi="仿宋" w:eastAsia="仿宋" w:cs="仿宋"/>
          <w:sz w:val="24"/>
          <w:szCs w:val="24"/>
          <w:highlight w:val="none"/>
        </w:rPr>
      </w:pPr>
      <w:r>
        <w:rPr>
          <w:rFonts w:hint="eastAsia" w:ascii="仿宋" w:hAnsi="仿宋" w:eastAsia="仿宋" w:cs="仿宋"/>
          <w:sz w:val="24"/>
          <w:szCs w:val="24"/>
          <w:highlight w:val="none"/>
        </w:rPr>
        <w:t>除非得到甲方书面许可，乙方不得转包或分包全部或部分本合同工程。否则，甲方有权解除合同并提出索赔要求，由此造成的所有损失将由乙方承担。</w:t>
      </w:r>
    </w:p>
    <w:p w14:paraId="7EF131C5">
      <w:pPr>
        <w:pStyle w:val="6"/>
        <w:numPr>
          <w:ilvl w:val="0"/>
          <w:numId w:val="1"/>
        </w:numPr>
        <w:spacing w:line="360" w:lineRule="auto"/>
        <w:ind w:left="845" w:leftChars="0" w:hanging="425" w:firstLineChars="0"/>
        <w:jc w:val="left"/>
        <w:rPr>
          <w:rFonts w:hint="eastAsia" w:ascii="仿宋" w:hAnsi="仿宋" w:eastAsia="仿宋" w:cs="仿宋"/>
          <w:sz w:val="24"/>
          <w:szCs w:val="24"/>
          <w:highlight w:val="none"/>
        </w:rPr>
      </w:pPr>
      <w:r>
        <w:rPr>
          <w:rFonts w:hint="eastAsia" w:ascii="仿宋" w:hAnsi="仿宋" w:eastAsia="仿宋" w:cs="仿宋"/>
          <w:b/>
          <w:sz w:val="24"/>
          <w:szCs w:val="24"/>
          <w:highlight w:val="none"/>
        </w:rPr>
        <w:t>工程调试和验收</w:t>
      </w:r>
    </w:p>
    <w:p w14:paraId="03953F5D">
      <w:pPr>
        <w:pStyle w:val="6"/>
        <w:numPr>
          <w:ilvl w:val="0"/>
          <w:numId w:val="11"/>
        </w:numPr>
        <w:spacing w:line="360" w:lineRule="auto"/>
        <w:ind w:leftChars="0" w:firstLine="480" w:firstLineChars="200"/>
        <w:jc w:val="left"/>
        <w:rPr>
          <w:rFonts w:hint="eastAsia" w:ascii="仿宋" w:hAnsi="仿宋" w:eastAsia="仿宋" w:cs="仿宋"/>
          <w:sz w:val="24"/>
          <w:szCs w:val="24"/>
          <w:highlight w:val="none"/>
        </w:rPr>
      </w:pPr>
      <w:r>
        <w:rPr>
          <w:rFonts w:hint="eastAsia" w:ascii="仿宋" w:hAnsi="仿宋" w:eastAsia="仿宋" w:cs="仿宋"/>
          <w:sz w:val="24"/>
          <w:szCs w:val="24"/>
          <w:highlight w:val="none"/>
        </w:rPr>
        <w:t>对于本合同规定范围内的全部工作，乙方都必须按照甲方的要求，在规定的时间内完成相关的自检、专检、调试工作后，书面提出验收申请，由甲方提请发包方、监理及设计方共同验收合格后，才能视为该项工作通过验收、可以移交或转入下道工序的工作。工程的最终验收同样必须在甲方、监理、设计方验收后，最终通过发包方和相关的政府部门的验收并签发竣工证明才能视为最终验收通过。</w:t>
      </w:r>
    </w:p>
    <w:p w14:paraId="76632EC6">
      <w:pPr>
        <w:pStyle w:val="6"/>
        <w:numPr>
          <w:ilvl w:val="0"/>
          <w:numId w:val="11"/>
        </w:numPr>
        <w:spacing w:line="360" w:lineRule="auto"/>
        <w:ind w:leftChars="0" w:firstLine="480" w:firstLineChars="200"/>
        <w:jc w:val="left"/>
        <w:rPr>
          <w:rFonts w:hint="eastAsia" w:ascii="仿宋" w:hAnsi="仿宋" w:eastAsia="仿宋" w:cs="仿宋"/>
          <w:sz w:val="24"/>
          <w:szCs w:val="24"/>
          <w:highlight w:val="none"/>
        </w:rPr>
      </w:pPr>
      <w:r>
        <w:rPr>
          <w:rFonts w:hint="eastAsia" w:ascii="仿宋" w:hAnsi="仿宋" w:eastAsia="仿宋" w:cs="仿宋"/>
          <w:sz w:val="24"/>
          <w:szCs w:val="24"/>
          <w:highlight w:val="none"/>
        </w:rPr>
        <w:t>凡验收所需人力、机具及其它必要的器具全部由乙方无偿提供；工程完工后，参与整体工程的调试，并进行运行试验。</w:t>
      </w:r>
    </w:p>
    <w:p w14:paraId="4300C50D">
      <w:pPr>
        <w:pStyle w:val="6"/>
        <w:numPr>
          <w:ilvl w:val="0"/>
          <w:numId w:val="11"/>
        </w:numPr>
        <w:spacing w:line="360" w:lineRule="auto"/>
        <w:ind w:leftChars="0" w:firstLine="480" w:firstLineChars="200"/>
        <w:jc w:val="left"/>
        <w:rPr>
          <w:rFonts w:hint="eastAsia" w:ascii="仿宋" w:hAnsi="仿宋" w:eastAsia="仿宋" w:cs="仿宋"/>
          <w:sz w:val="24"/>
          <w:szCs w:val="24"/>
          <w:highlight w:val="none"/>
        </w:rPr>
      </w:pPr>
      <w:r>
        <w:rPr>
          <w:rFonts w:hint="eastAsia" w:ascii="仿宋" w:hAnsi="仿宋" w:eastAsia="仿宋" w:cs="仿宋"/>
          <w:sz w:val="24"/>
          <w:szCs w:val="24"/>
          <w:highlight w:val="none"/>
        </w:rPr>
        <w:t>由甲方和发包方组织验收，经监理单位及相关专家验收合格签字后，交付发包方使用，甲方向乙方签发最终验收证明书，同时工程进入质保期。</w:t>
      </w:r>
    </w:p>
    <w:p w14:paraId="62ED6623">
      <w:pPr>
        <w:pStyle w:val="6"/>
        <w:numPr>
          <w:ilvl w:val="0"/>
          <w:numId w:val="11"/>
        </w:numPr>
        <w:spacing w:line="360" w:lineRule="auto"/>
        <w:ind w:leftChars="0" w:firstLine="480" w:firstLineChars="200"/>
        <w:jc w:val="left"/>
        <w:rPr>
          <w:rFonts w:hint="eastAsia" w:ascii="仿宋" w:hAnsi="仿宋" w:eastAsia="仿宋" w:cs="仿宋"/>
          <w:sz w:val="24"/>
          <w:szCs w:val="24"/>
          <w:highlight w:val="none"/>
        </w:rPr>
      </w:pPr>
      <w:r>
        <w:rPr>
          <w:rFonts w:hint="eastAsia" w:ascii="仿宋" w:hAnsi="仿宋" w:eastAsia="仿宋" w:cs="仿宋"/>
          <w:sz w:val="24"/>
          <w:szCs w:val="24"/>
          <w:highlight w:val="none"/>
        </w:rPr>
        <w:t>如果由于乙方的原因未能按时通过验收，甲方保留索赔的权利，同时，质保期相应顺延。工程验收通过后，质保期内，由于乙方施工范围内存在质量问题，影响运行，乙方应立即进行整改，否则，甲方和发包方可代替其整改，所发生的费用从乙方的质保金中扣除。</w:t>
      </w:r>
    </w:p>
    <w:p w14:paraId="5193437B">
      <w:pPr>
        <w:pStyle w:val="6"/>
        <w:numPr>
          <w:ilvl w:val="0"/>
          <w:numId w:val="11"/>
        </w:numPr>
        <w:spacing w:line="360" w:lineRule="auto"/>
        <w:ind w:leftChars="0" w:firstLine="480" w:firstLineChars="200"/>
        <w:jc w:val="left"/>
        <w:rPr>
          <w:rFonts w:hint="eastAsia" w:ascii="仿宋" w:hAnsi="仿宋" w:eastAsia="仿宋" w:cs="仿宋"/>
          <w:sz w:val="24"/>
          <w:szCs w:val="24"/>
          <w:highlight w:val="none"/>
        </w:rPr>
      </w:pPr>
      <w:r>
        <w:rPr>
          <w:rFonts w:hint="eastAsia" w:ascii="仿宋" w:hAnsi="仿宋" w:eastAsia="仿宋" w:cs="仿宋"/>
          <w:sz w:val="24"/>
          <w:szCs w:val="24"/>
          <w:highlight w:val="none"/>
        </w:rPr>
        <w:t>验收的标准依据是合同附件中有关的图纸及施工技术规范、标准的要求。</w:t>
      </w:r>
    </w:p>
    <w:p w14:paraId="69476B71">
      <w:pPr>
        <w:pStyle w:val="6"/>
        <w:numPr>
          <w:ilvl w:val="0"/>
          <w:numId w:val="1"/>
        </w:numPr>
        <w:spacing w:line="360" w:lineRule="auto"/>
        <w:ind w:left="845" w:leftChars="0" w:hanging="425" w:firstLineChars="0"/>
        <w:jc w:val="left"/>
        <w:rPr>
          <w:rFonts w:hint="eastAsia" w:ascii="仿宋" w:hAnsi="仿宋" w:eastAsia="仿宋" w:cs="仿宋"/>
          <w:sz w:val="24"/>
          <w:szCs w:val="24"/>
          <w:highlight w:val="none"/>
        </w:rPr>
      </w:pPr>
      <w:r>
        <w:rPr>
          <w:rFonts w:hint="eastAsia" w:ascii="仿宋" w:hAnsi="仿宋" w:eastAsia="仿宋" w:cs="仿宋"/>
          <w:b/>
          <w:sz w:val="24"/>
          <w:szCs w:val="24"/>
          <w:highlight w:val="none"/>
        </w:rPr>
        <w:t>变更和索赔</w:t>
      </w:r>
    </w:p>
    <w:p w14:paraId="366CE6A1">
      <w:pPr>
        <w:pStyle w:val="6"/>
        <w:numPr>
          <w:ilvl w:val="0"/>
          <w:numId w:val="12"/>
        </w:numPr>
        <w:spacing w:line="360" w:lineRule="auto"/>
        <w:ind w:leftChars="0" w:firstLine="480" w:firstLineChars="200"/>
        <w:jc w:val="left"/>
        <w:rPr>
          <w:rFonts w:hint="eastAsia" w:ascii="仿宋" w:hAnsi="仿宋" w:eastAsia="仿宋" w:cs="仿宋"/>
          <w:sz w:val="24"/>
          <w:szCs w:val="24"/>
          <w:highlight w:val="none"/>
        </w:rPr>
      </w:pPr>
      <w:r>
        <w:rPr>
          <w:rFonts w:hint="eastAsia" w:ascii="仿宋" w:hAnsi="仿宋" w:eastAsia="仿宋" w:cs="仿宋"/>
          <w:sz w:val="24"/>
          <w:szCs w:val="24"/>
          <w:highlight w:val="none"/>
        </w:rPr>
        <w:t>在整个工程最终验收移交前甲方有权以通知的形式指示乙方对工程进行任何变更。乙方收到变更通知后，如果认为该变更将使合同总价增加或减少，则应立即通知甲方。</w:t>
      </w:r>
    </w:p>
    <w:p w14:paraId="1F447F4E">
      <w:pPr>
        <w:pStyle w:val="6"/>
        <w:numPr>
          <w:ilvl w:val="0"/>
          <w:numId w:val="12"/>
        </w:numPr>
        <w:spacing w:line="360" w:lineRule="auto"/>
        <w:ind w:leftChars="0" w:firstLine="480" w:firstLineChars="200"/>
        <w:jc w:val="left"/>
        <w:rPr>
          <w:rFonts w:hint="eastAsia" w:ascii="仿宋" w:hAnsi="仿宋" w:eastAsia="仿宋" w:cs="仿宋"/>
          <w:sz w:val="24"/>
          <w:szCs w:val="24"/>
          <w:highlight w:val="none"/>
        </w:rPr>
      </w:pPr>
      <w:r>
        <w:rPr>
          <w:rFonts w:hint="eastAsia" w:ascii="仿宋" w:hAnsi="仿宋" w:eastAsia="仿宋" w:cs="仿宋"/>
          <w:sz w:val="24"/>
          <w:szCs w:val="24"/>
          <w:highlight w:val="none"/>
        </w:rPr>
        <w:t>除非在执行这些工程之前甲方已签发书面变更指令，任何对以上变更或附加工作进行的索赔要求都将不被接受。</w:t>
      </w:r>
    </w:p>
    <w:p w14:paraId="3BFA638E">
      <w:pPr>
        <w:pStyle w:val="6"/>
        <w:numPr>
          <w:ilvl w:val="0"/>
          <w:numId w:val="12"/>
        </w:numPr>
        <w:spacing w:line="360" w:lineRule="auto"/>
        <w:ind w:leftChars="0" w:firstLine="480" w:firstLineChars="200"/>
        <w:jc w:val="left"/>
        <w:rPr>
          <w:rFonts w:hint="eastAsia" w:ascii="仿宋" w:hAnsi="仿宋" w:eastAsia="仿宋" w:cs="仿宋"/>
          <w:sz w:val="24"/>
          <w:szCs w:val="24"/>
          <w:highlight w:val="none"/>
        </w:rPr>
      </w:pPr>
      <w:r>
        <w:rPr>
          <w:rFonts w:hint="eastAsia" w:ascii="仿宋" w:hAnsi="仿宋" w:eastAsia="仿宋" w:cs="仿宋"/>
          <w:sz w:val="24"/>
          <w:szCs w:val="24"/>
          <w:highlight w:val="none"/>
        </w:rPr>
        <w:t>只有甲方书面批准的变更，才可引起合同价格的变动和调整。合同的任何变更都必须经过甲方的书面批准并签订4.1条规定的正式的变更合同或补充协议才有效。</w:t>
      </w:r>
    </w:p>
    <w:p w14:paraId="259CF252">
      <w:pPr>
        <w:pStyle w:val="6"/>
        <w:numPr>
          <w:ilvl w:val="0"/>
          <w:numId w:val="1"/>
        </w:numPr>
        <w:spacing w:line="360" w:lineRule="auto"/>
        <w:ind w:left="845" w:leftChars="0" w:hanging="425" w:firstLineChars="0"/>
        <w:jc w:val="left"/>
        <w:rPr>
          <w:rFonts w:hint="eastAsia" w:ascii="仿宋" w:hAnsi="仿宋" w:eastAsia="仿宋" w:cs="仿宋"/>
          <w:sz w:val="24"/>
          <w:szCs w:val="24"/>
          <w:highlight w:val="none"/>
        </w:rPr>
      </w:pPr>
      <w:r>
        <w:rPr>
          <w:rFonts w:hint="eastAsia" w:ascii="仿宋" w:hAnsi="仿宋" w:eastAsia="仿宋" w:cs="仿宋"/>
          <w:b/>
          <w:sz w:val="24"/>
          <w:szCs w:val="24"/>
          <w:highlight w:val="none"/>
        </w:rPr>
        <w:t>合同的中止和终止</w:t>
      </w:r>
    </w:p>
    <w:p w14:paraId="3136466E">
      <w:pPr>
        <w:pStyle w:val="6"/>
        <w:spacing w:line="360" w:lineRule="auto"/>
        <w:ind w:left="0" w:leftChars="0" w:firstLine="480" w:firstLineChars="200"/>
        <w:jc w:val="left"/>
        <w:rPr>
          <w:rFonts w:hint="eastAsia" w:ascii="仿宋" w:hAnsi="仿宋" w:eastAsia="仿宋" w:cs="仿宋"/>
          <w:sz w:val="24"/>
          <w:szCs w:val="24"/>
          <w:highlight w:val="none"/>
        </w:rPr>
      </w:pPr>
      <w:r>
        <w:rPr>
          <w:rFonts w:hint="eastAsia" w:ascii="仿宋" w:hAnsi="仿宋" w:eastAsia="仿宋" w:cs="仿宋"/>
          <w:sz w:val="24"/>
          <w:szCs w:val="24"/>
          <w:highlight w:val="none"/>
        </w:rPr>
        <w:t>如甲方与发包方的总包合同中止或终止，本合同将自动中止或终止。相关的清算事宜，由双方协商解决，以现场实际完成工程量为结算依据。这种情况下，乙方应遵从发包方的部署并无权向合同的任何一方要求索赔。</w:t>
      </w:r>
    </w:p>
    <w:p w14:paraId="3181FDC1">
      <w:pPr>
        <w:pStyle w:val="6"/>
        <w:numPr>
          <w:ilvl w:val="0"/>
          <w:numId w:val="1"/>
        </w:numPr>
        <w:spacing w:line="360" w:lineRule="auto"/>
        <w:ind w:left="845" w:leftChars="0" w:hanging="425" w:firstLineChars="0"/>
        <w:jc w:val="left"/>
        <w:rPr>
          <w:rFonts w:hint="eastAsia" w:ascii="仿宋" w:hAnsi="仿宋" w:eastAsia="仿宋" w:cs="仿宋"/>
          <w:sz w:val="24"/>
          <w:szCs w:val="24"/>
          <w:highlight w:val="none"/>
        </w:rPr>
      </w:pPr>
      <w:r>
        <w:rPr>
          <w:rFonts w:hint="eastAsia" w:ascii="仿宋" w:hAnsi="仿宋" w:eastAsia="仿宋" w:cs="仿宋"/>
          <w:b/>
          <w:sz w:val="24"/>
          <w:szCs w:val="24"/>
          <w:highlight w:val="none"/>
        </w:rPr>
        <w:t>延误工期赔偿规定</w:t>
      </w:r>
    </w:p>
    <w:p w14:paraId="4B2C80C2">
      <w:pPr>
        <w:pStyle w:val="6"/>
        <w:spacing w:line="360" w:lineRule="auto"/>
        <w:jc w:val="left"/>
        <w:rPr>
          <w:rFonts w:hint="eastAsia" w:ascii="仿宋" w:hAnsi="仿宋" w:eastAsia="仿宋" w:cs="仿宋"/>
          <w:sz w:val="24"/>
          <w:szCs w:val="24"/>
          <w:highlight w:val="none"/>
        </w:rPr>
      </w:pPr>
      <w:r>
        <w:rPr>
          <w:rFonts w:hint="eastAsia" w:ascii="仿宋" w:hAnsi="仿宋" w:eastAsia="仿宋" w:cs="仿宋"/>
          <w:sz w:val="24"/>
          <w:szCs w:val="24"/>
          <w:highlight w:val="none"/>
        </w:rPr>
        <w:t>由于乙方原因，在本合同规定的完工日期和里程碑时间内没能完成该合同要求的工作时，每推迟一天，乙方要支付或被扣除合同总价的</w:t>
      </w:r>
      <w:r>
        <w:rPr>
          <w:rFonts w:hint="eastAsia" w:ascii="仿宋" w:hAnsi="仿宋" w:eastAsia="仿宋" w:cs="仿宋"/>
          <w:sz w:val="24"/>
          <w:szCs w:val="24"/>
          <w:highlight w:val="none"/>
          <w:u w:val="single"/>
        </w:rPr>
        <w:t xml:space="preserve"> 1.0% </w:t>
      </w:r>
      <w:r>
        <w:rPr>
          <w:rFonts w:hint="eastAsia" w:ascii="仿宋" w:hAnsi="仿宋" w:eastAsia="仿宋" w:cs="仿宋"/>
          <w:sz w:val="24"/>
          <w:szCs w:val="24"/>
          <w:highlight w:val="none"/>
        </w:rPr>
        <w:t>，同时甲方保留进一步索赔的权利。</w:t>
      </w:r>
    </w:p>
    <w:p w14:paraId="61C31679">
      <w:pPr>
        <w:pStyle w:val="6"/>
        <w:numPr>
          <w:ilvl w:val="0"/>
          <w:numId w:val="1"/>
        </w:numPr>
        <w:spacing w:line="360" w:lineRule="auto"/>
        <w:ind w:left="845" w:leftChars="0" w:hanging="425" w:firstLineChars="0"/>
        <w:jc w:val="left"/>
        <w:rPr>
          <w:rFonts w:hint="eastAsia" w:ascii="仿宋" w:hAnsi="仿宋" w:eastAsia="仿宋" w:cs="仿宋"/>
          <w:sz w:val="24"/>
          <w:szCs w:val="24"/>
          <w:highlight w:val="none"/>
        </w:rPr>
      </w:pPr>
      <w:r>
        <w:rPr>
          <w:rFonts w:hint="eastAsia" w:ascii="仿宋" w:hAnsi="仿宋" w:eastAsia="仿宋" w:cs="仿宋"/>
          <w:b/>
          <w:sz w:val="24"/>
          <w:szCs w:val="24"/>
          <w:highlight w:val="none"/>
        </w:rPr>
        <w:t>不可抗力</w:t>
      </w:r>
    </w:p>
    <w:p w14:paraId="7C0FAB40">
      <w:pPr>
        <w:pStyle w:val="6"/>
        <w:spacing w:line="360" w:lineRule="auto"/>
        <w:ind w:left="0" w:leftChars="0" w:firstLine="480" w:firstLineChars="200"/>
        <w:jc w:val="left"/>
        <w:rPr>
          <w:rFonts w:hint="eastAsia" w:ascii="仿宋" w:hAnsi="仿宋" w:eastAsia="仿宋" w:cs="仿宋"/>
          <w:sz w:val="24"/>
          <w:szCs w:val="24"/>
          <w:highlight w:val="none"/>
        </w:rPr>
      </w:pPr>
      <w:r>
        <w:rPr>
          <w:rFonts w:hint="eastAsia" w:ascii="仿宋" w:hAnsi="仿宋" w:eastAsia="仿宋" w:cs="仿宋"/>
          <w:sz w:val="24"/>
          <w:szCs w:val="24"/>
          <w:highlight w:val="none"/>
        </w:rPr>
        <w:t>不可抗力指无法合理预见、控制或避免的任何事件，包括但不限于：战争、法律、法规、政府政策或自然灾害如地震或洪水等事件。如果发生不可抗力，甲乙双方有责任将各种损失降至最低。乙方应积极配合甲方，根据发包方对工程的处置，协商处理有关事宜</w:t>
      </w:r>
    </w:p>
    <w:p w14:paraId="2266F80D">
      <w:pPr>
        <w:pStyle w:val="6"/>
        <w:numPr>
          <w:ilvl w:val="0"/>
          <w:numId w:val="1"/>
        </w:numPr>
        <w:spacing w:line="360" w:lineRule="auto"/>
        <w:ind w:left="845" w:leftChars="0" w:hanging="425" w:firstLineChars="0"/>
        <w:jc w:val="left"/>
        <w:rPr>
          <w:rFonts w:hint="eastAsia" w:ascii="仿宋" w:hAnsi="仿宋" w:eastAsia="仿宋" w:cs="仿宋"/>
          <w:sz w:val="24"/>
          <w:szCs w:val="24"/>
          <w:highlight w:val="none"/>
        </w:rPr>
      </w:pPr>
      <w:r>
        <w:rPr>
          <w:rFonts w:hint="eastAsia" w:ascii="仿宋" w:hAnsi="仿宋" w:eastAsia="仿宋" w:cs="仿宋"/>
          <w:b/>
          <w:sz w:val="24"/>
          <w:szCs w:val="24"/>
          <w:highlight w:val="none"/>
        </w:rPr>
        <w:t>争议解决方式</w:t>
      </w:r>
    </w:p>
    <w:p w14:paraId="55497C82">
      <w:pPr>
        <w:pStyle w:val="6"/>
        <w:spacing w:line="360" w:lineRule="auto"/>
        <w:jc w:val="left"/>
        <w:rPr>
          <w:rFonts w:hint="eastAsia" w:ascii="仿宋" w:hAnsi="仿宋" w:eastAsia="仿宋" w:cs="仿宋"/>
          <w:sz w:val="24"/>
          <w:szCs w:val="24"/>
          <w:highlight w:val="none"/>
        </w:rPr>
      </w:pPr>
      <w:r>
        <w:rPr>
          <w:rFonts w:hint="eastAsia" w:ascii="仿宋" w:hAnsi="仿宋" w:eastAsia="仿宋" w:cs="仿宋"/>
          <w:sz w:val="24"/>
          <w:szCs w:val="24"/>
          <w:highlight w:val="none"/>
        </w:rPr>
        <w:t>因执行本合同所发生的或与本合同有关的一切争议，甲乙双方均应通过友好协商解决，协商不成的，向</w:t>
      </w:r>
      <w:r>
        <w:rPr>
          <w:rFonts w:hint="eastAsia" w:ascii="仿宋" w:hAnsi="仿宋" w:eastAsia="仿宋" w:cs="仿宋"/>
          <w:sz w:val="24"/>
          <w:szCs w:val="24"/>
          <w:highlight w:val="none"/>
          <w:lang w:val="en-US" w:eastAsia="zh-CN"/>
        </w:rPr>
        <w:t>甲方住所地</w:t>
      </w:r>
      <w:r>
        <w:rPr>
          <w:rFonts w:hint="eastAsia" w:ascii="仿宋" w:hAnsi="仿宋" w:eastAsia="仿宋" w:cs="仿宋"/>
          <w:sz w:val="24"/>
          <w:szCs w:val="24"/>
          <w:highlight w:val="none"/>
        </w:rPr>
        <w:t>人民法院提起诉讼。</w:t>
      </w:r>
    </w:p>
    <w:p w14:paraId="1B118C04">
      <w:pPr>
        <w:pStyle w:val="6"/>
        <w:numPr>
          <w:ilvl w:val="0"/>
          <w:numId w:val="1"/>
        </w:numPr>
        <w:spacing w:line="360" w:lineRule="auto"/>
        <w:ind w:left="845" w:leftChars="0" w:hanging="425" w:firstLineChars="0"/>
        <w:jc w:val="left"/>
        <w:rPr>
          <w:rFonts w:hint="eastAsia" w:ascii="仿宋" w:hAnsi="仿宋" w:eastAsia="仿宋" w:cs="仿宋"/>
          <w:sz w:val="24"/>
          <w:szCs w:val="24"/>
          <w:highlight w:val="none"/>
        </w:rPr>
      </w:pPr>
      <w:r>
        <w:rPr>
          <w:rFonts w:hint="eastAsia" w:ascii="仿宋" w:hAnsi="仿宋" w:eastAsia="仿宋" w:cs="仿宋"/>
          <w:b/>
          <w:sz w:val="24"/>
          <w:szCs w:val="24"/>
          <w:highlight w:val="none"/>
        </w:rPr>
        <w:t>专利权及技术保密</w:t>
      </w:r>
    </w:p>
    <w:p w14:paraId="65CF169A">
      <w:pPr>
        <w:pStyle w:val="6"/>
        <w:spacing w:line="360" w:lineRule="auto"/>
        <w:jc w:val="left"/>
        <w:rPr>
          <w:rFonts w:hint="eastAsia" w:ascii="仿宋" w:hAnsi="仿宋" w:eastAsia="仿宋" w:cs="仿宋"/>
          <w:sz w:val="24"/>
          <w:szCs w:val="24"/>
          <w:highlight w:val="none"/>
        </w:rPr>
      </w:pPr>
      <w:r>
        <w:rPr>
          <w:rFonts w:hint="eastAsia" w:ascii="仿宋" w:hAnsi="仿宋" w:eastAsia="仿宋" w:cs="仿宋"/>
          <w:sz w:val="24"/>
          <w:szCs w:val="24"/>
          <w:highlight w:val="none"/>
        </w:rPr>
        <w:t>乙方应保证在该工程中使用或接触到的归甲方或相关方独有的技术进行保密，未经甲方或相关方许可，不得使用该技术服务于其他方，否则视乙方侵犯甲方权利或相关方权利，甲方和相关方有权进行索赔。</w:t>
      </w:r>
    </w:p>
    <w:p w14:paraId="18F1BFA5">
      <w:pPr>
        <w:pStyle w:val="6"/>
        <w:numPr>
          <w:ilvl w:val="0"/>
          <w:numId w:val="1"/>
        </w:numPr>
        <w:spacing w:line="360" w:lineRule="auto"/>
        <w:ind w:left="845" w:leftChars="0" w:hanging="425" w:firstLineChars="0"/>
        <w:jc w:val="left"/>
        <w:rPr>
          <w:rFonts w:hint="eastAsia" w:ascii="仿宋" w:hAnsi="仿宋" w:eastAsia="仿宋" w:cs="仿宋"/>
          <w:b/>
          <w:bCs w:val="0"/>
          <w:sz w:val="24"/>
          <w:szCs w:val="24"/>
          <w:highlight w:val="none"/>
        </w:rPr>
      </w:pPr>
      <w:r>
        <w:rPr>
          <w:rFonts w:hint="eastAsia" w:ascii="仿宋" w:hAnsi="仿宋" w:eastAsia="仿宋" w:cs="仿宋"/>
          <w:b/>
          <w:bCs w:val="0"/>
          <w:sz w:val="24"/>
          <w:szCs w:val="24"/>
          <w:highlight w:val="none"/>
        </w:rPr>
        <w:t>通知</w:t>
      </w:r>
      <w:r>
        <w:rPr>
          <w:rFonts w:hint="eastAsia" w:ascii="仿宋" w:hAnsi="仿宋" w:eastAsia="仿宋" w:cs="仿宋"/>
          <w:b/>
          <w:bCs w:val="0"/>
          <w:sz w:val="24"/>
          <w:szCs w:val="24"/>
          <w:highlight w:val="none"/>
          <w:lang w:val="en-US" w:eastAsia="zh-CN"/>
        </w:rPr>
        <w:t>与送达</w:t>
      </w:r>
    </w:p>
    <w:p w14:paraId="062BFC5D">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本合同项下甲方给予乙方的任何通知应以书面作出，并以中文书写，寄送或发送到乙方代表人的地址或邮箱。除非有证据显示有关通知于较早时间已由乙方代表人收悉，否则以邮寄方式的，以寄出凭证上已盖邮戳日起第3日视为送达；以邮件发送的，自成功发送的当日视为送达。乙方代表人及联系地址、方式发生变更的，应自发生变化之日起3日内以书面形式通知甲方，否则应对由此而造成的影响和损失承担责任，甲方按乙方代表人原地址和联系方式发送的通知按本条规则视为送达。</w:t>
      </w:r>
    </w:p>
    <w:p w14:paraId="0475AB73">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双方确认，乙方代表人的联系方式及地址可作为人民法院送达诉讼文书（含一审、二审、再审、执行等全部程序）的确认地址。同时，乙方同意在发生相关纠纷时可以采用短信、电子送达方式。</w:t>
      </w:r>
    </w:p>
    <w:p w14:paraId="349BAFB0">
      <w:pPr>
        <w:pStyle w:val="6"/>
        <w:numPr>
          <w:ilvl w:val="0"/>
          <w:numId w:val="14"/>
        </w:numPr>
        <w:spacing w:line="360" w:lineRule="auto"/>
        <w:ind w:leftChars="0" w:firstLine="482" w:firstLineChars="200"/>
        <w:jc w:val="left"/>
        <w:rPr>
          <w:rFonts w:hint="eastAsia" w:ascii="仿宋" w:hAnsi="仿宋" w:eastAsia="仿宋" w:cs="仿宋"/>
          <w:b/>
          <w:sz w:val="24"/>
          <w:szCs w:val="24"/>
          <w:highlight w:val="none"/>
        </w:rPr>
      </w:pPr>
      <w:r>
        <w:rPr>
          <w:rFonts w:hint="eastAsia" w:ascii="仿宋" w:hAnsi="仿宋" w:eastAsia="仿宋" w:cs="仿宋"/>
          <w:b/>
          <w:sz w:val="24"/>
          <w:szCs w:val="24"/>
          <w:highlight w:val="none"/>
        </w:rPr>
        <w:t>合同生效及其它</w:t>
      </w:r>
    </w:p>
    <w:p w14:paraId="440FE322">
      <w:pPr>
        <w:pStyle w:val="6"/>
        <w:numPr>
          <w:ilvl w:val="0"/>
          <w:numId w:val="14"/>
        </w:numPr>
        <w:spacing w:line="360" w:lineRule="auto"/>
        <w:ind w:leftChars="0" w:firstLine="480" w:firstLineChars="200"/>
        <w:jc w:val="left"/>
        <w:rPr>
          <w:rFonts w:hint="eastAsia" w:ascii="仿宋" w:hAnsi="仿宋" w:eastAsia="仿宋" w:cs="仿宋"/>
          <w:sz w:val="24"/>
          <w:szCs w:val="24"/>
          <w:highlight w:val="none"/>
          <w:lang w:eastAsia="zh-CN"/>
        </w:rPr>
      </w:pPr>
      <w:r>
        <w:rPr>
          <w:rFonts w:hint="eastAsia" w:ascii="仿宋" w:hAnsi="仿宋" w:eastAsia="仿宋" w:cs="仿宋"/>
          <w:sz w:val="24"/>
          <w:szCs w:val="24"/>
          <w:highlight w:val="none"/>
        </w:rPr>
        <w:t>本合同经甲、乙双方盖章后生效</w:t>
      </w:r>
      <w:r>
        <w:rPr>
          <w:rFonts w:hint="eastAsia" w:ascii="仿宋" w:hAnsi="仿宋" w:eastAsia="仿宋" w:cs="仿宋"/>
          <w:sz w:val="24"/>
          <w:szCs w:val="24"/>
          <w:highlight w:val="none"/>
          <w:lang w:eastAsia="zh-CN"/>
        </w:rPr>
        <w:t>。</w:t>
      </w:r>
    </w:p>
    <w:p w14:paraId="43BDE2D0">
      <w:pPr>
        <w:pStyle w:val="6"/>
        <w:numPr>
          <w:ilvl w:val="0"/>
          <w:numId w:val="14"/>
        </w:numPr>
        <w:spacing w:line="360" w:lineRule="auto"/>
        <w:ind w:leftChars="0" w:firstLine="480" w:firstLineChars="200"/>
        <w:jc w:val="left"/>
        <w:rPr>
          <w:rFonts w:hint="eastAsia" w:ascii="仿宋" w:hAnsi="仿宋" w:eastAsia="仿宋" w:cs="仿宋"/>
          <w:sz w:val="24"/>
          <w:szCs w:val="24"/>
          <w:highlight w:val="none"/>
          <w:lang w:eastAsia="zh-CN"/>
        </w:rPr>
      </w:pPr>
      <w:r>
        <w:rPr>
          <w:rFonts w:hint="eastAsia" w:ascii="仿宋" w:hAnsi="仿宋" w:eastAsia="仿宋" w:cs="仿宋"/>
          <w:sz w:val="24"/>
          <w:szCs w:val="24"/>
          <w:highlight w:val="none"/>
          <w:lang w:eastAsia="zh-CN"/>
        </w:rPr>
        <w:t>本合同语言为中文，合同文本一式四份，甲乙双方各执两份，具有同等法律效力。</w:t>
      </w:r>
    </w:p>
    <w:p w14:paraId="1DA29967">
      <w:pPr>
        <w:pStyle w:val="6"/>
        <w:numPr>
          <w:ilvl w:val="0"/>
          <w:numId w:val="14"/>
        </w:numPr>
        <w:spacing w:line="360" w:lineRule="auto"/>
        <w:ind w:leftChars="0" w:firstLine="480" w:firstLineChars="200"/>
        <w:jc w:val="left"/>
        <w:rPr>
          <w:rFonts w:hint="eastAsia" w:ascii="仿宋" w:hAnsi="仿宋" w:eastAsia="仿宋" w:cs="仿宋"/>
          <w:sz w:val="24"/>
          <w:szCs w:val="24"/>
          <w:highlight w:val="none"/>
          <w:lang w:eastAsia="zh-CN"/>
        </w:rPr>
      </w:pPr>
      <w:r>
        <w:rPr>
          <w:rFonts w:hint="eastAsia" w:ascii="仿宋" w:hAnsi="仿宋" w:eastAsia="仿宋" w:cs="仿宋"/>
          <w:sz w:val="24"/>
          <w:szCs w:val="24"/>
          <w:highlight w:val="none"/>
          <w:lang w:eastAsia="zh-CN"/>
        </w:rPr>
        <w:t>如本合同需修改或补充，由甲乙双方签署书面补充协议，补充协议与本合同有相同的法律效力。</w:t>
      </w:r>
    </w:p>
    <w:p w14:paraId="4EC37C6E">
      <w:pPr>
        <w:pStyle w:val="6"/>
        <w:numPr>
          <w:ilvl w:val="0"/>
          <w:numId w:val="14"/>
        </w:numPr>
        <w:spacing w:line="360" w:lineRule="auto"/>
        <w:ind w:leftChars="0" w:firstLine="480" w:firstLineChars="200"/>
        <w:jc w:val="left"/>
        <w:rPr>
          <w:rFonts w:hint="eastAsia" w:ascii="仿宋" w:hAnsi="仿宋" w:eastAsia="仿宋" w:cs="仿宋"/>
          <w:sz w:val="24"/>
          <w:szCs w:val="24"/>
          <w:highlight w:val="none"/>
          <w:lang w:eastAsia="zh-CN"/>
        </w:rPr>
      </w:pPr>
      <w:r>
        <w:rPr>
          <w:rFonts w:hint="eastAsia" w:ascii="仿宋" w:hAnsi="仿宋" w:eastAsia="仿宋" w:cs="仿宋"/>
          <w:sz w:val="24"/>
          <w:szCs w:val="24"/>
          <w:highlight w:val="none"/>
          <w:lang w:eastAsia="zh-CN"/>
        </w:rPr>
        <w:t>甲方对乙方的各项罚款，直接从当月的进度款中扣除（小额度的罚款，由个人先行交纳），并下发扣款通知书。</w:t>
      </w:r>
    </w:p>
    <w:p w14:paraId="6DE53D57">
      <w:pPr>
        <w:pStyle w:val="6"/>
        <w:numPr>
          <w:ilvl w:val="0"/>
          <w:numId w:val="14"/>
        </w:numPr>
        <w:spacing w:line="360" w:lineRule="auto"/>
        <w:ind w:leftChars="0" w:firstLine="480" w:firstLineChars="200"/>
        <w:jc w:val="left"/>
        <w:rPr>
          <w:rFonts w:hint="eastAsia" w:ascii="仿宋" w:hAnsi="仿宋" w:eastAsia="仿宋" w:cs="仿宋"/>
          <w:sz w:val="24"/>
          <w:szCs w:val="24"/>
          <w:highlight w:val="none"/>
          <w:lang w:eastAsia="zh-CN"/>
        </w:rPr>
      </w:pPr>
      <w:r>
        <w:rPr>
          <w:rFonts w:hint="eastAsia" w:ascii="仿宋" w:hAnsi="仿宋" w:eastAsia="仿宋" w:cs="仿宋"/>
          <w:sz w:val="24"/>
          <w:szCs w:val="24"/>
          <w:highlight w:val="none"/>
          <w:lang w:eastAsia="zh-CN"/>
        </w:rPr>
        <w:t>甲方有权扣除乙方各项失误所产生的费用（包括发包方、其他包商等任何第三方及甲方对乙方的各项处罚费用），直接从工程款中扣除。</w:t>
      </w:r>
    </w:p>
    <w:p w14:paraId="135F9C4D">
      <w:pPr>
        <w:pStyle w:val="6"/>
        <w:numPr>
          <w:ilvl w:val="0"/>
          <w:numId w:val="14"/>
        </w:numPr>
        <w:spacing w:line="360" w:lineRule="auto"/>
        <w:ind w:leftChars="0" w:firstLine="480" w:firstLineChars="200"/>
        <w:jc w:val="left"/>
        <w:rPr>
          <w:rFonts w:hint="eastAsia" w:ascii="仿宋" w:hAnsi="仿宋" w:eastAsia="仿宋" w:cs="仿宋"/>
          <w:sz w:val="24"/>
          <w:szCs w:val="24"/>
          <w:highlight w:val="none"/>
          <w:lang w:eastAsia="zh-CN"/>
        </w:rPr>
      </w:pPr>
      <w:r>
        <w:rPr>
          <w:rFonts w:hint="eastAsia" w:ascii="仿宋" w:hAnsi="仿宋" w:eastAsia="仿宋" w:cs="仿宋"/>
          <w:sz w:val="24"/>
          <w:szCs w:val="24"/>
          <w:highlight w:val="none"/>
          <w:lang w:eastAsia="zh-CN"/>
        </w:rPr>
        <w:t>乙方不得拖欠其工人工资，否则甲方有权停止支付乙方任何款项，直至上述欠款纠纷解决为止。如因乙方拖欠工人工资而致甲方（或发包人等任何第三方）的正常工程施工或营业受到人为干扰，甲方有权从应支付给乙方的任何款项中扣除相应款额直接支付给相应债权人，以达到平息对甲方（或发包人等任何第三方）正常施工或营业的干扰。无论何时，甲方如果出现代乙方垫付工人工资或其他人员劳务费用，乙方均应于垫付后2日内，无条件予以全额返还该垫付款，同时按照年息24%计息。乙方对此条表示认可。</w:t>
      </w:r>
    </w:p>
    <w:p w14:paraId="17FD048F">
      <w:pPr>
        <w:pStyle w:val="6"/>
        <w:numPr>
          <w:ilvl w:val="0"/>
          <w:numId w:val="14"/>
        </w:numPr>
        <w:spacing w:line="360" w:lineRule="auto"/>
        <w:ind w:leftChars="0" w:firstLine="480" w:firstLineChars="200"/>
        <w:jc w:val="left"/>
        <w:rPr>
          <w:rFonts w:hint="eastAsia" w:ascii="仿宋" w:hAnsi="仿宋" w:eastAsia="仿宋" w:cs="仿宋"/>
          <w:sz w:val="24"/>
          <w:szCs w:val="24"/>
          <w:highlight w:val="none"/>
          <w:lang w:eastAsia="zh-CN"/>
        </w:rPr>
      </w:pPr>
      <w:r>
        <w:rPr>
          <w:rFonts w:hint="eastAsia" w:ascii="仿宋" w:hAnsi="仿宋" w:eastAsia="仿宋" w:cs="仿宋"/>
          <w:sz w:val="24"/>
          <w:szCs w:val="24"/>
          <w:highlight w:val="none"/>
          <w:lang w:eastAsia="zh-CN"/>
        </w:rPr>
        <w:t>乙方单位及授权代表本人对农民工讨薪或工伤纠纷负全部责任。如果发生甲方垫付费用的情况，乙方单位及授权代表按照垫付额两倍的金额支付给甲方，且授权代表本人承担连带赔偿责任；如给甲方造成其他损失，将追究授权代表人个人赔偿责任；授权代表人本人对此条无异议。</w:t>
      </w:r>
    </w:p>
    <w:p w14:paraId="5D87075B">
      <w:pPr>
        <w:pStyle w:val="6"/>
        <w:numPr>
          <w:ilvl w:val="0"/>
          <w:numId w:val="14"/>
        </w:numPr>
        <w:spacing w:line="360" w:lineRule="auto"/>
        <w:ind w:leftChars="0" w:firstLine="480" w:firstLineChars="200"/>
        <w:jc w:val="left"/>
        <w:rPr>
          <w:rFonts w:hint="eastAsia" w:ascii="仿宋" w:hAnsi="仿宋" w:eastAsia="仿宋" w:cs="仿宋"/>
          <w:sz w:val="24"/>
          <w:szCs w:val="24"/>
          <w:highlight w:val="none"/>
          <w:lang w:eastAsia="zh-CN"/>
        </w:rPr>
      </w:pPr>
      <w:r>
        <w:rPr>
          <w:rFonts w:hint="eastAsia" w:ascii="仿宋" w:hAnsi="仿宋" w:eastAsia="仿宋" w:cs="仿宋"/>
          <w:sz w:val="24"/>
          <w:szCs w:val="24"/>
          <w:highlight w:val="none"/>
          <w:lang w:eastAsia="zh-CN"/>
        </w:rPr>
        <w:t>本合同未尽事宜，双方另行协商解决。</w:t>
      </w:r>
    </w:p>
    <w:p w14:paraId="4D08DADE">
      <w:pPr>
        <w:spacing w:line="360" w:lineRule="auto"/>
        <w:ind w:firstLine="482" w:firstLineChars="200"/>
        <w:jc w:val="left"/>
        <w:rPr>
          <w:rFonts w:hint="eastAsia" w:ascii="仿宋" w:hAnsi="仿宋" w:eastAsia="仿宋" w:cs="仿宋"/>
          <w:b/>
          <w:bCs/>
          <w:sz w:val="24"/>
          <w:szCs w:val="24"/>
          <w:lang w:eastAsia="zh-CN"/>
        </w:rPr>
      </w:pPr>
      <w:r>
        <w:rPr>
          <w:rFonts w:hint="eastAsia" w:ascii="仿宋" w:hAnsi="仿宋" w:eastAsia="仿宋" w:cs="仿宋"/>
          <w:b/>
          <w:bCs/>
          <w:sz w:val="24"/>
          <w:szCs w:val="24"/>
          <w:lang w:eastAsia="zh-CN"/>
        </w:rPr>
        <w:t>（</w:t>
      </w:r>
      <w:r>
        <w:rPr>
          <w:rFonts w:hint="eastAsia" w:ascii="仿宋" w:hAnsi="仿宋" w:eastAsia="仿宋" w:cs="仿宋"/>
          <w:b/>
          <w:bCs/>
          <w:sz w:val="24"/>
          <w:szCs w:val="24"/>
        </w:rPr>
        <w:t>以下无正文</w:t>
      </w:r>
      <w:r>
        <w:rPr>
          <w:rFonts w:hint="eastAsia" w:ascii="仿宋" w:hAnsi="仿宋" w:eastAsia="仿宋" w:cs="仿宋"/>
          <w:b/>
          <w:bCs/>
          <w:sz w:val="24"/>
          <w:szCs w:val="24"/>
          <w:lang w:eastAsia="zh-CN"/>
        </w:rPr>
        <w:t>）</w:t>
      </w:r>
    </w:p>
    <w:p w14:paraId="3BB8570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2" w:firstLineChars="200"/>
        <w:jc w:val="both"/>
        <w:textAlignment w:val="auto"/>
        <w:rPr>
          <w:rFonts w:hint="eastAsia" w:eastAsia="仿宋"/>
          <w:b/>
          <w:bCs/>
          <w:color w:val="000000"/>
          <w:sz w:val="24"/>
          <w:szCs w:val="24"/>
          <w:u w:val="none"/>
          <w:lang w:val="en-US" w:eastAsia="zh-CN"/>
        </w:rPr>
      </w:pPr>
    </w:p>
    <w:p w14:paraId="5B45205E">
      <w:pPr>
        <w:spacing w:line="360" w:lineRule="auto"/>
        <w:ind w:firstLine="482" w:firstLineChars="200"/>
        <w:rPr>
          <w:ins w:id="0" w:author="徐振成" w:date="2023-12-20T11:00:00Z"/>
          <w:rFonts w:hint="eastAsia" w:ascii="仿宋" w:hAnsi="仿宋" w:eastAsia="仿宋" w:cs="仿宋"/>
          <w:b/>
          <w:bCs/>
          <w:sz w:val="24"/>
        </w:rPr>
      </w:pPr>
    </w:p>
    <w:p w14:paraId="612BB090">
      <w:pPr>
        <w:spacing w:line="360" w:lineRule="auto"/>
        <w:ind w:firstLine="482" w:firstLineChars="200"/>
        <w:rPr>
          <w:ins w:id="1" w:author="徐振成" w:date="2023-12-20T11:00:00Z"/>
          <w:rFonts w:hint="eastAsia" w:ascii="仿宋" w:hAnsi="仿宋" w:eastAsia="仿宋" w:cs="仿宋"/>
          <w:sz w:val="24"/>
          <w:u w:val="single"/>
        </w:rPr>
      </w:pPr>
      <w:ins w:id="2" w:author="徐振成" w:date="2023-12-20T11:00:00Z">
        <w:r>
          <w:rPr>
            <w:rFonts w:hint="eastAsia" w:ascii="仿宋" w:hAnsi="仿宋" w:eastAsia="仿宋" w:cs="仿宋"/>
            <w:b/>
            <w:bCs/>
            <w:sz w:val="24"/>
          </w:rPr>
          <w:t>甲方：</w:t>
        </w:r>
      </w:ins>
      <w:ins w:id="3" w:author="徐振成" w:date="2023-12-20T11:00:00Z">
        <w:r>
          <w:rPr>
            <w:rFonts w:hint="eastAsia" w:ascii="仿宋" w:hAnsi="仿宋" w:eastAsia="仿宋" w:cs="仿宋"/>
            <w:sz w:val="24"/>
            <w:lang w:val="en-US" w:eastAsia="zh-CN"/>
          </w:rPr>
          <w:t>浙江沃乐科技有限公司</w:t>
        </w:r>
      </w:ins>
      <w:ins w:id="4" w:author="徐振成" w:date="2023-12-20T11:00:00Z">
        <w:r>
          <w:rPr>
            <w:rFonts w:hint="eastAsia" w:ascii="仿宋" w:hAnsi="仿宋" w:eastAsia="仿宋" w:cs="仿宋"/>
            <w:sz w:val="24"/>
          </w:rPr>
          <w:t xml:space="preserve">            </w:t>
        </w:r>
      </w:ins>
      <w:ins w:id="5" w:author="徐振成" w:date="2023-12-20T11:00:00Z">
        <w:r>
          <w:rPr>
            <w:rFonts w:hint="eastAsia" w:ascii="仿宋" w:hAnsi="仿宋" w:eastAsia="仿宋" w:cs="仿宋"/>
            <w:b/>
            <w:bCs/>
            <w:sz w:val="24"/>
            <w:lang w:val="en-US" w:eastAsia="zh-CN"/>
          </w:rPr>
          <w:t xml:space="preserve">  </w:t>
        </w:r>
      </w:ins>
      <w:ins w:id="6" w:author="徐振成" w:date="2023-12-20T11:00:00Z">
        <w:r>
          <w:rPr>
            <w:rFonts w:hint="eastAsia" w:ascii="仿宋" w:hAnsi="仿宋" w:eastAsia="仿宋" w:cs="仿宋"/>
            <w:b/>
            <w:bCs/>
            <w:sz w:val="24"/>
          </w:rPr>
          <w:t>乙方：</w:t>
        </w:r>
      </w:ins>
      <w:ins w:id="7" w:author="徐振成" w:date="2023-12-20T11:00:00Z">
        <w:r>
          <w:rPr>
            <w:rFonts w:hint="eastAsia" w:ascii="仿宋" w:hAnsi="仿宋" w:eastAsia="仿宋" w:cs="仿宋"/>
            <w:sz w:val="24"/>
            <w:u w:val="single"/>
          </w:rPr>
          <w:t xml:space="preserve">                </w:t>
        </w:r>
      </w:ins>
    </w:p>
    <w:p w14:paraId="239C8E93">
      <w:pPr>
        <w:spacing w:line="360" w:lineRule="auto"/>
        <w:ind w:firstLine="480" w:firstLineChars="200"/>
        <w:rPr>
          <w:ins w:id="8" w:author="徐振成" w:date="2023-12-20T11:00:00Z"/>
          <w:rFonts w:hint="eastAsia" w:ascii="仿宋" w:hAnsi="仿宋" w:eastAsia="仿宋" w:cs="仿宋"/>
          <w:sz w:val="24"/>
        </w:rPr>
      </w:pPr>
    </w:p>
    <w:p w14:paraId="6F7BFBFA">
      <w:pPr>
        <w:spacing w:line="360" w:lineRule="auto"/>
        <w:ind w:firstLine="480" w:firstLineChars="200"/>
        <w:rPr>
          <w:ins w:id="9" w:author="徐振成" w:date="2023-12-20T11:00:00Z"/>
          <w:rFonts w:hint="eastAsia" w:ascii="仿宋" w:hAnsi="仿宋" w:eastAsia="仿宋" w:cs="仿宋"/>
          <w:sz w:val="24"/>
          <w:u w:val="single"/>
          <w:lang w:val="en-US" w:eastAsia="zh-CN"/>
        </w:rPr>
      </w:pPr>
      <w:ins w:id="10" w:author="徐振成" w:date="2023-12-20T11:00:00Z">
        <w:r>
          <w:rPr>
            <w:rFonts w:hint="eastAsia" w:ascii="仿宋" w:hAnsi="仿宋" w:eastAsia="仿宋" w:cs="仿宋"/>
            <w:sz w:val="24"/>
            <w:lang w:val="en-US" w:eastAsia="zh-CN"/>
          </w:rPr>
          <w:t>授权</w:t>
        </w:r>
      </w:ins>
      <w:ins w:id="11" w:author="徐振成" w:date="2023-12-20T11:00:00Z">
        <w:r>
          <w:rPr>
            <w:rFonts w:hint="eastAsia" w:ascii="仿宋" w:hAnsi="仿宋" w:eastAsia="仿宋" w:cs="仿宋"/>
            <w:sz w:val="24"/>
          </w:rPr>
          <w:t>代表：</w:t>
        </w:r>
      </w:ins>
      <w:ins w:id="12" w:author="徐振成" w:date="2023-12-20T11:00:00Z">
        <w:r>
          <w:rPr>
            <w:rFonts w:hint="eastAsia" w:ascii="仿宋" w:hAnsi="仿宋" w:eastAsia="仿宋" w:cs="仿宋"/>
            <w:sz w:val="24"/>
            <w:u w:val="single"/>
          </w:rPr>
          <w:t xml:space="preserve">   </w:t>
        </w:r>
      </w:ins>
      <w:ins w:id="13" w:author="徐振成" w:date="2023-12-20T11:00:00Z">
        <w:r>
          <w:rPr>
            <w:rFonts w:hint="eastAsia" w:ascii="仿宋" w:hAnsi="仿宋" w:eastAsia="仿宋" w:cs="仿宋"/>
            <w:sz w:val="24"/>
            <w:u w:val="single"/>
            <w:lang w:val="en-US" w:eastAsia="zh-CN"/>
          </w:rPr>
          <w:t xml:space="preserve">         </w:t>
        </w:r>
      </w:ins>
      <w:ins w:id="14" w:author="徐振成" w:date="2023-12-20T11:00:00Z">
        <w:r>
          <w:rPr>
            <w:rFonts w:hint="eastAsia" w:ascii="仿宋" w:hAnsi="仿宋" w:eastAsia="仿宋" w:cs="仿宋"/>
            <w:sz w:val="24"/>
            <w:lang w:val="en-US" w:eastAsia="zh-CN"/>
          </w:rPr>
          <w:t xml:space="preserve">                  </w:t>
        </w:r>
      </w:ins>
      <w:ins w:id="15" w:author="徐振成" w:date="2023-12-20T11:00:00Z">
        <w:r>
          <w:rPr>
            <w:rFonts w:hint="eastAsia" w:ascii="仿宋" w:hAnsi="仿宋" w:eastAsia="仿宋" w:cs="仿宋"/>
            <w:sz w:val="24"/>
          </w:rPr>
          <w:t>授权代表</w:t>
        </w:r>
      </w:ins>
      <w:ins w:id="16" w:author="徐振成" w:date="2023-12-20T11:00:00Z">
        <w:r>
          <w:rPr>
            <w:rFonts w:hint="eastAsia" w:ascii="仿宋" w:hAnsi="仿宋" w:eastAsia="仿宋" w:cs="仿宋"/>
            <w:sz w:val="24"/>
            <w:lang w:eastAsia="zh-CN"/>
          </w:rPr>
          <w:t>：</w:t>
        </w:r>
      </w:ins>
      <w:ins w:id="17" w:author="徐振成" w:date="2023-12-20T11:00:00Z">
        <w:r>
          <w:rPr>
            <w:rFonts w:hint="eastAsia" w:ascii="仿宋" w:hAnsi="仿宋" w:eastAsia="仿宋" w:cs="仿宋"/>
            <w:sz w:val="24"/>
            <w:u w:val="single"/>
          </w:rPr>
          <w:t xml:space="preserve">    </w:t>
        </w:r>
      </w:ins>
      <w:ins w:id="18" w:author="徐振成" w:date="2023-12-20T11:00:00Z">
        <w:r>
          <w:rPr>
            <w:rFonts w:hint="eastAsia" w:ascii="仿宋" w:hAnsi="仿宋" w:eastAsia="仿宋" w:cs="仿宋"/>
            <w:sz w:val="24"/>
            <w:u w:val="single"/>
            <w:lang w:val="en-US" w:eastAsia="zh-CN"/>
          </w:rPr>
          <w:t xml:space="preserve">   </w:t>
        </w:r>
      </w:ins>
      <w:ins w:id="19" w:author="徐振成" w:date="2023-12-20T11:00:00Z">
        <w:r>
          <w:rPr>
            <w:rFonts w:hint="eastAsia" w:ascii="仿宋" w:hAnsi="仿宋" w:eastAsia="仿宋" w:cs="仿宋"/>
            <w:sz w:val="24"/>
            <w:u w:val="single"/>
          </w:rPr>
          <w:t xml:space="preserve">    </w:t>
        </w:r>
      </w:ins>
      <w:ins w:id="20" w:author="徐振成" w:date="2023-12-20T11:00:00Z">
        <w:r>
          <w:rPr>
            <w:rFonts w:hint="eastAsia" w:ascii="仿宋" w:hAnsi="仿宋" w:eastAsia="仿宋" w:cs="仿宋"/>
            <w:sz w:val="24"/>
            <w:u w:val="single"/>
            <w:lang w:val="en-US" w:eastAsia="zh-CN"/>
          </w:rPr>
          <w:t xml:space="preserve"> </w:t>
        </w:r>
      </w:ins>
    </w:p>
    <w:p w14:paraId="3B9D7F0E">
      <w:pPr>
        <w:spacing w:line="360" w:lineRule="auto"/>
        <w:ind w:firstLine="480" w:firstLineChars="200"/>
        <w:rPr>
          <w:ins w:id="21" w:author="徐振成" w:date="2023-12-20T11:00:00Z"/>
          <w:rFonts w:hint="eastAsia" w:ascii="仿宋" w:hAnsi="仿宋" w:eastAsia="仿宋" w:cs="仿宋"/>
          <w:sz w:val="24"/>
        </w:rPr>
      </w:pPr>
    </w:p>
    <w:p w14:paraId="078EDD62">
      <w:pPr>
        <w:spacing w:line="360" w:lineRule="auto"/>
        <w:ind w:firstLine="5280" w:firstLineChars="2200"/>
        <w:rPr>
          <w:rFonts w:hint="eastAsia" w:eastAsia="仿宋"/>
          <w:b/>
          <w:bCs/>
          <w:color w:val="000000"/>
          <w:sz w:val="24"/>
          <w:szCs w:val="24"/>
          <w:u w:val="none"/>
          <w:lang w:val="en-US" w:eastAsia="zh-CN"/>
        </w:rPr>
      </w:pPr>
      <w:ins w:id="22" w:author="徐振成" w:date="2023-12-20T11:00:00Z">
        <w:r>
          <w:rPr>
            <w:rFonts w:hint="eastAsia" w:ascii="仿宋" w:hAnsi="仿宋" w:eastAsia="仿宋" w:cs="仿宋"/>
            <w:sz w:val="24"/>
          </w:rPr>
          <w:t>日期</w:t>
        </w:r>
      </w:ins>
      <w:r>
        <w:rPr>
          <w:rFonts w:hint="eastAsia" w:ascii="仿宋" w:hAnsi="仿宋" w:eastAsia="仿宋" w:cs="仿宋"/>
          <w:sz w:val="24"/>
          <w:lang w:eastAsia="zh-CN"/>
        </w:rPr>
        <w:t>：</w:t>
      </w:r>
      <w:ins w:id="23" w:author="徐振成" w:date="2023-12-20T11:00:00Z">
        <w:r>
          <w:rPr>
            <w:rFonts w:hint="eastAsia" w:ascii="仿宋" w:hAnsi="仿宋" w:eastAsia="仿宋" w:cs="仿宋"/>
            <w:sz w:val="24"/>
            <w:u w:val="single"/>
          </w:rPr>
          <w:t xml:space="preserve">    </w:t>
        </w:r>
      </w:ins>
      <w:ins w:id="24" w:author="徐振成" w:date="2023-12-20T11:00:00Z">
        <w:r>
          <w:rPr>
            <w:rFonts w:hint="eastAsia" w:ascii="仿宋" w:hAnsi="仿宋" w:eastAsia="仿宋" w:cs="仿宋"/>
            <w:sz w:val="24"/>
            <w:u w:val="single"/>
            <w:lang w:val="en-US" w:eastAsia="zh-CN"/>
          </w:rPr>
          <w:t xml:space="preserve"> </w:t>
        </w:r>
      </w:ins>
      <w:ins w:id="25" w:author="徐振成" w:date="2023-12-20T11:00:00Z">
        <w:r>
          <w:rPr>
            <w:rFonts w:hint="eastAsia" w:ascii="仿宋" w:hAnsi="仿宋" w:eastAsia="仿宋" w:cs="仿宋"/>
            <w:sz w:val="24"/>
          </w:rPr>
          <w:t>年</w:t>
        </w:r>
      </w:ins>
      <w:ins w:id="26" w:author="徐振成" w:date="2023-12-20T11:00:00Z">
        <w:r>
          <w:rPr>
            <w:rFonts w:hint="eastAsia" w:ascii="仿宋" w:hAnsi="仿宋" w:eastAsia="仿宋" w:cs="仿宋"/>
            <w:sz w:val="24"/>
            <w:u w:val="single"/>
          </w:rPr>
          <w:t xml:space="preserve">  </w:t>
        </w:r>
      </w:ins>
      <w:ins w:id="27" w:author="徐振成" w:date="2023-12-20T11:00:00Z">
        <w:r>
          <w:rPr>
            <w:rFonts w:hint="eastAsia" w:ascii="仿宋" w:hAnsi="仿宋" w:eastAsia="仿宋" w:cs="仿宋"/>
            <w:sz w:val="24"/>
            <w:u w:val="single"/>
            <w:lang w:val="en-US" w:eastAsia="zh-CN"/>
          </w:rPr>
          <w:t xml:space="preserve"> </w:t>
        </w:r>
      </w:ins>
      <w:ins w:id="28" w:author="徐振成" w:date="2023-12-20T11:00:00Z">
        <w:r>
          <w:rPr>
            <w:rFonts w:hint="eastAsia" w:ascii="仿宋" w:hAnsi="仿宋" w:eastAsia="仿宋" w:cs="仿宋"/>
            <w:sz w:val="24"/>
            <w:u w:val="single"/>
          </w:rPr>
          <w:t xml:space="preserve">  </w:t>
        </w:r>
      </w:ins>
      <w:ins w:id="29" w:author="徐振成" w:date="2023-12-20T11:00:00Z">
        <w:r>
          <w:rPr>
            <w:rFonts w:hint="eastAsia" w:ascii="仿宋" w:hAnsi="仿宋" w:eastAsia="仿宋" w:cs="仿宋"/>
            <w:sz w:val="24"/>
          </w:rPr>
          <w:t>月</w:t>
        </w:r>
      </w:ins>
      <w:ins w:id="30" w:author="徐振成" w:date="2023-12-20T11:00:00Z">
        <w:r>
          <w:rPr>
            <w:rFonts w:hint="eastAsia" w:ascii="仿宋" w:hAnsi="仿宋" w:eastAsia="仿宋" w:cs="仿宋"/>
            <w:sz w:val="24"/>
            <w:u w:val="single"/>
          </w:rPr>
          <w:t xml:space="preserve">    </w:t>
        </w:r>
      </w:ins>
      <w:ins w:id="31" w:author="徐振成" w:date="2023-12-20T11:00:00Z">
        <w:r>
          <w:rPr>
            <w:rFonts w:hint="eastAsia" w:ascii="仿宋" w:hAnsi="仿宋" w:eastAsia="仿宋" w:cs="仿宋"/>
            <w:sz w:val="24"/>
          </w:rPr>
          <w:t>日</w:t>
        </w:r>
      </w:ins>
    </w:p>
    <w:p w14:paraId="2D2DDD2A"/>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仿宋">
    <w:altName w:val="仿宋-简"/>
    <w:panose1 w:val="02010609060101010101"/>
    <w:charset w:val="00"/>
    <w:family w:val="modern"/>
    <w:pitch w:val="default"/>
    <w:sig w:usb0="800002BF" w:usb1="38CF7CFA"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仿宋-简">
    <w:panose1 w:val="02010609060101010101"/>
    <w:charset w:val="86"/>
    <w:family w:val="auto"/>
    <w:pitch w:val="default"/>
    <w:sig w:usb0="A00002BF" w:usb1="3A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5C7375"/>
    <w:multiLevelType w:val="singleLevel"/>
    <w:tmpl w:val="825C7375"/>
    <w:lvl w:ilvl="0" w:tentative="0">
      <w:start w:val="1"/>
      <w:numFmt w:val="decimal"/>
      <w:suff w:val="nothing"/>
      <w:lvlText w:val="（%1）"/>
      <w:lvlJc w:val="left"/>
    </w:lvl>
  </w:abstractNum>
  <w:abstractNum w:abstractNumId="1">
    <w:nsid w:val="898F8516"/>
    <w:multiLevelType w:val="singleLevel"/>
    <w:tmpl w:val="898F8516"/>
    <w:lvl w:ilvl="0" w:tentative="0">
      <w:start w:val="1"/>
      <w:numFmt w:val="decimal"/>
      <w:lvlText w:val="%1."/>
      <w:lvlJc w:val="left"/>
      <w:pPr>
        <w:tabs>
          <w:tab w:val="left" w:pos="312"/>
        </w:tabs>
      </w:pPr>
    </w:lvl>
  </w:abstractNum>
  <w:abstractNum w:abstractNumId="2">
    <w:nsid w:val="9B803A83"/>
    <w:multiLevelType w:val="singleLevel"/>
    <w:tmpl w:val="9B803A83"/>
    <w:lvl w:ilvl="0" w:tentative="0">
      <w:start w:val="1"/>
      <w:numFmt w:val="chineseCounting"/>
      <w:suff w:val="nothing"/>
      <w:lvlText w:val="%1、"/>
      <w:lvlJc w:val="left"/>
      <w:pPr>
        <w:ind w:left="420" w:firstLine="420"/>
      </w:pPr>
      <w:rPr>
        <w:rFonts w:hint="eastAsia"/>
        <w:b/>
        <w:bCs/>
      </w:rPr>
    </w:lvl>
  </w:abstractNum>
  <w:abstractNum w:abstractNumId="3">
    <w:nsid w:val="ABCE0D58"/>
    <w:multiLevelType w:val="singleLevel"/>
    <w:tmpl w:val="ABCE0D58"/>
    <w:lvl w:ilvl="0" w:tentative="0">
      <w:start w:val="1"/>
      <w:numFmt w:val="decimal"/>
      <w:suff w:val="nothing"/>
      <w:lvlText w:val="（%1）"/>
      <w:lvlJc w:val="left"/>
    </w:lvl>
  </w:abstractNum>
  <w:abstractNum w:abstractNumId="4">
    <w:nsid w:val="B18F37B4"/>
    <w:multiLevelType w:val="singleLevel"/>
    <w:tmpl w:val="B18F37B4"/>
    <w:lvl w:ilvl="0" w:tentative="0">
      <w:start w:val="1"/>
      <w:numFmt w:val="decimal"/>
      <w:suff w:val="nothing"/>
      <w:lvlText w:val="（%1）"/>
      <w:lvlJc w:val="left"/>
    </w:lvl>
  </w:abstractNum>
  <w:abstractNum w:abstractNumId="5">
    <w:nsid w:val="BFE5032D"/>
    <w:multiLevelType w:val="singleLevel"/>
    <w:tmpl w:val="BFE5032D"/>
    <w:lvl w:ilvl="0" w:tentative="0">
      <w:start w:val="1"/>
      <w:numFmt w:val="decimal"/>
      <w:lvlText w:val="%1."/>
      <w:lvlJc w:val="left"/>
      <w:pPr>
        <w:tabs>
          <w:tab w:val="left" w:pos="312"/>
        </w:tabs>
      </w:pPr>
      <w:rPr>
        <w:rFonts w:hint="default"/>
        <w:b/>
        <w:bCs/>
      </w:rPr>
    </w:lvl>
  </w:abstractNum>
  <w:abstractNum w:abstractNumId="6">
    <w:nsid w:val="DBBC9F2C"/>
    <w:multiLevelType w:val="singleLevel"/>
    <w:tmpl w:val="DBBC9F2C"/>
    <w:lvl w:ilvl="0" w:tentative="0">
      <w:start w:val="1"/>
      <w:numFmt w:val="decimal"/>
      <w:lvlText w:val="%1."/>
      <w:lvlJc w:val="left"/>
      <w:pPr>
        <w:tabs>
          <w:tab w:val="left" w:pos="312"/>
        </w:tabs>
      </w:pPr>
    </w:lvl>
  </w:abstractNum>
  <w:abstractNum w:abstractNumId="7">
    <w:nsid w:val="E3190EF1"/>
    <w:multiLevelType w:val="singleLevel"/>
    <w:tmpl w:val="E3190EF1"/>
    <w:lvl w:ilvl="0" w:tentative="0">
      <w:start w:val="1"/>
      <w:numFmt w:val="decimal"/>
      <w:lvlText w:val="%1."/>
      <w:lvlJc w:val="left"/>
      <w:pPr>
        <w:tabs>
          <w:tab w:val="left" w:pos="312"/>
        </w:tabs>
      </w:pPr>
    </w:lvl>
  </w:abstractNum>
  <w:abstractNum w:abstractNumId="8">
    <w:nsid w:val="F283AC93"/>
    <w:multiLevelType w:val="singleLevel"/>
    <w:tmpl w:val="F283AC93"/>
    <w:lvl w:ilvl="0" w:tentative="0">
      <w:start w:val="1"/>
      <w:numFmt w:val="decimal"/>
      <w:lvlText w:val="%1."/>
      <w:lvlJc w:val="left"/>
      <w:pPr>
        <w:tabs>
          <w:tab w:val="left" w:pos="312"/>
        </w:tabs>
      </w:pPr>
    </w:lvl>
  </w:abstractNum>
  <w:abstractNum w:abstractNumId="9">
    <w:nsid w:val="005F06A8"/>
    <w:multiLevelType w:val="singleLevel"/>
    <w:tmpl w:val="005F06A8"/>
    <w:lvl w:ilvl="0" w:tentative="0">
      <w:start w:val="1"/>
      <w:numFmt w:val="decimal"/>
      <w:suff w:val="nothing"/>
      <w:lvlText w:val="（%1）"/>
      <w:lvlJc w:val="left"/>
    </w:lvl>
  </w:abstractNum>
  <w:abstractNum w:abstractNumId="10">
    <w:nsid w:val="00F86B34"/>
    <w:multiLevelType w:val="singleLevel"/>
    <w:tmpl w:val="00F86B34"/>
    <w:lvl w:ilvl="0" w:tentative="0">
      <w:start w:val="1"/>
      <w:numFmt w:val="decimal"/>
      <w:lvlText w:val="%1."/>
      <w:lvlJc w:val="left"/>
      <w:pPr>
        <w:tabs>
          <w:tab w:val="left" w:pos="312"/>
        </w:tabs>
      </w:pPr>
    </w:lvl>
  </w:abstractNum>
  <w:abstractNum w:abstractNumId="11">
    <w:nsid w:val="02CC8D72"/>
    <w:multiLevelType w:val="singleLevel"/>
    <w:tmpl w:val="02CC8D72"/>
    <w:lvl w:ilvl="0" w:tentative="0">
      <w:start w:val="1"/>
      <w:numFmt w:val="decimal"/>
      <w:lvlText w:val="%1."/>
      <w:lvlJc w:val="left"/>
      <w:pPr>
        <w:tabs>
          <w:tab w:val="left" w:pos="312"/>
        </w:tabs>
      </w:pPr>
    </w:lvl>
  </w:abstractNum>
  <w:abstractNum w:abstractNumId="12">
    <w:nsid w:val="61F10B56"/>
    <w:multiLevelType w:val="singleLevel"/>
    <w:tmpl w:val="61F10B56"/>
    <w:lvl w:ilvl="0" w:tentative="0">
      <w:start w:val="1"/>
      <w:numFmt w:val="decimal"/>
      <w:suff w:val="nothing"/>
      <w:lvlText w:val="%1）"/>
      <w:lvlJc w:val="left"/>
      <w:rPr>
        <w:rFonts w:hint="default"/>
        <w:b w:val="0"/>
        <w:bCs w:val="0"/>
      </w:rPr>
    </w:lvl>
  </w:abstractNum>
  <w:abstractNum w:abstractNumId="13">
    <w:nsid w:val="767BDE5A"/>
    <w:multiLevelType w:val="singleLevel"/>
    <w:tmpl w:val="767BDE5A"/>
    <w:lvl w:ilvl="0" w:tentative="0">
      <w:start w:val="1"/>
      <w:numFmt w:val="decimal"/>
      <w:lvlText w:val="%1."/>
      <w:lvlJc w:val="left"/>
      <w:pPr>
        <w:tabs>
          <w:tab w:val="left" w:pos="312"/>
        </w:tabs>
      </w:pPr>
    </w:lvl>
  </w:abstractNum>
  <w:num w:numId="1">
    <w:abstractNumId w:val="2"/>
  </w:num>
  <w:num w:numId="2">
    <w:abstractNumId w:val="10"/>
  </w:num>
  <w:num w:numId="3">
    <w:abstractNumId w:val="3"/>
  </w:num>
  <w:num w:numId="4">
    <w:abstractNumId w:val="0"/>
  </w:num>
  <w:num w:numId="5">
    <w:abstractNumId w:val="12"/>
  </w:num>
  <w:num w:numId="6">
    <w:abstractNumId w:val="8"/>
  </w:num>
  <w:num w:numId="7">
    <w:abstractNumId w:val="5"/>
  </w:num>
  <w:num w:numId="8">
    <w:abstractNumId w:val="9"/>
  </w:num>
  <w:num w:numId="9">
    <w:abstractNumId w:val="4"/>
  </w:num>
  <w:num w:numId="10">
    <w:abstractNumId w:val="1"/>
  </w:num>
  <w:num w:numId="11">
    <w:abstractNumId w:val="6"/>
  </w:num>
  <w:num w:numId="12">
    <w:abstractNumId w:val="11"/>
  </w:num>
  <w:num w:numId="13">
    <w:abstractNumId w:val="7"/>
  </w:num>
  <w:num w:numId="14">
    <w:abstractNumId w:val="1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徐振成">
    <w15:presenceInfo w15:providerId="None" w15:userId="徐振成"/>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VhNGJiMWVmZTg4ZjFhYWZhYWFiMzBkODkwYWRkZmUifQ=="/>
  </w:docVars>
  <w:rsids>
    <w:rsidRoot w:val="00000000"/>
    <w:rsid w:val="16F02789"/>
    <w:rsid w:val="19551028"/>
    <w:rsid w:val="2C581F9E"/>
    <w:rsid w:val="37124299"/>
    <w:rsid w:val="58E30CBE"/>
    <w:rsid w:val="5BEBBA75"/>
    <w:rsid w:val="5F79434C"/>
    <w:rsid w:val="704735AE"/>
    <w:rsid w:val="FA39AF6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ascii="Times New Roman" w:hAnsi="Times New Roman" w:eastAsia="SimSun" w:cs="Times New Roman"/>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Style w:val="3"/>
      <w:tblCellMar>
        <w:top w:w="0" w:type="dxa"/>
        <w:left w:w="108" w:type="dxa"/>
        <w:bottom w:w="0" w:type="dxa"/>
        <w:right w:w="108" w:type="dxa"/>
      </w:tblCellMar>
    </w:tblPr>
  </w:style>
  <w:style w:type="paragraph" w:styleId="4">
    <w:name w:val="annotation text"/>
    <w:basedOn w:val="1"/>
    <w:semiHidden/>
    <w:qFormat/>
    <w:uiPriority w:val="0"/>
    <w:pPr>
      <w:jc w:val="left"/>
    </w:pPr>
  </w:style>
  <w:style w:type="table" w:styleId="5">
    <w:name w:val="Table Grid"/>
    <w:basedOn w:val="3"/>
    <w:qFormat/>
    <w:uiPriority w:val="59"/>
    <w:tblPr>
      <w:tblStyle w:val="3"/>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6">
    <w:name w:val="列出段落1"/>
    <w:basedOn w:val="1"/>
    <w:qFormat/>
    <w:uiPriority w:val="34"/>
    <w:pPr>
      <w:ind w:firstLine="420" w:firstLineChars="200"/>
    </w:pPr>
  </w:style>
</w:styles>
</file>

<file path=word/_rels/document.xml.rels><?xml version='1.0' encoding='UTF-8' standalone='yes'?>
<Relationships xmlns="http://schemas.openxmlformats.org/package/2006/relationships"><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8427</Words>
  <Characters>8516</Characters>
  <Lines>1</Lines>
  <Paragraphs>1</Paragraphs>
  <TotalTime>7</TotalTime>
  <ScaleCrop>false</ScaleCrop>
  <LinksUpToDate>false</LinksUpToDate>
  <CharactersWithSpaces>8930</CharactersWithSpaces>
  <Application>WPS Office_12.1.25869.25869_F1E327BC-269C-435d-A152-05C5408002CA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2014-10-30T04:08:00Z</dcterms:created>
  <dc:creator>徐振成</dc:creator>
  <cp:lastModifiedBy>杨宇卿</cp:lastModifiedBy>
  <dcterms:modified xsi:type="dcterms:W3CDTF">2026-05-16T21:25:33Z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1033-12.1.25869.25869</vt:lpwstr>
  </property>
  <property fmtid="{D5CDD505-2E9C-101B-9397-08002B2CF9AE}" pid="3" name="ICV">
    <vt:lpwstr>99F0A9F3DDB1EC6F4D70086AD17D12D3_43</vt:lpwstr>
  </property>
  <property fmtid="{D5CDD505-2E9C-101B-9397-08002B2CF9AE}" pid="4" name="KSOTemplateDocerSaveRecord">
    <vt:lpwstr>eyJoZGlkIjoiOGM3MzQ3ZDdkZTI3Nzk4Y2ExNTNmZTQ0YjI1N2MzZGMiLCJ1c2VySWQiOiIxMjM1NDQ2Mzc2In0=</vt:lpwstr>
  </property>
</Properties>
</file>