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5AAB5">
      <w:pPr>
        <w:spacing w:after="161" w:afterLines="50"/>
        <w:jc w:val="center"/>
        <w:rPr>
          <w:rFonts w:eastAsia="仿宋"/>
          <w:b/>
          <w:color w:val="000000"/>
          <w:sz w:val="30"/>
          <w:szCs w:val="30"/>
        </w:rPr>
      </w:pPr>
      <w:r>
        <w:rPr>
          <w:rFonts w:eastAsia="仿宋"/>
          <w:b/>
          <w:color w:val="000000"/>
          <w:sz w:val="30"/>
          <w:szCs w:val="30"/>
        </w:rPr>
        <w:t>设备采购合同（</w:t>
      </w:r>
      <w:r>
        <w:rPr>
          <w:rFonts w:hint="eastAsia" w:eastAsia="仿宋"/>
          <w:b/>
          <w:color w:val="000000"/>
          <w:sz w:val="30"/>
          <w:szCs w:val="30"/>
        </w:rPr>
        <w:t>不</w:t>
      </w:r>
      <w:r>
        <w:rPr>
          <w:rFonts w:eastAsia="仿宋"/>
          <w:b/>
          <w:color w:val="000000"/>
          <w:sz w:val="30"/>
          <w:szCs w:val="30"/>
        </w:rPr>
        <w:t>含安装）</w:t>
      </w:r>
    </w:p>
    <w:tbl>
      <w:tblPr>
        <w:tblStyle w:val="9"/>
        <w:tblW w:w="0" w:type="auto"/>
        <w:jc w:val="center"/>
        <w:tblLayout w:type="autofit"/>
        <w:tblCellMar>
          <w:top w:w="0" w:type="dxa"/>
          <w:left w:w="108" w:type="dxa"/>
          <w:bottom w:w="0" w:type="dxa"/>
          <w:right w:w="108" w:type="dxa"/>
        </w:tblCellMar>
      </w:tblPr>
      <w:tblGrid>
        <w:gridCol w:w="4621"/>
        <w:gridCol w:w="4621"/>
      </w:tblGrid>
      <w:tr w14:paraId="2625AAB8">
        <w:tblPrEx>
          <w:tblCellMar>
            <w:top w:w="0" w:type="dxa"/>
            <w:left w:w="108" w:type="dxa"/>
            <w:bottom w:w="0" w:type="dxa"/>
            <w:right w:w="108" w:type="dxa"/>
          </w:tblCellMar>
        </w:tblPrEx>
        <w:trPr>
          <w:jc w:val="center"/>
        </w:trPr>
        <w:tc>
          <w:tcPr>
            <w:tcW w:w="4621" w:type="dxa"/>
          </w:tcPr>
          <w:p w14:paraId="2625AAB6">
            <w:pPr>
              <w:spacing w:line="300" w:lineRule="auto"/>
              <w:jc w:val="left"/>
              <w:rPr>
                <w:rFonts w:eastAsia="仿宋"/>
                <w:color w:val="000000"/>
                <w:szCs w:val="21"/>
              </w:rPr>
            </w:pPr>
            <w:r>
              <w:rPr>
                <w:rFonts w:eastAsia="仿宋"/>
                <w:color w:val="000000"/>
                <w:szCs w:val="21"/>
              </w:rPr>
              <w:t>合同编号：{contractNo}WH</w:t>
            </w:r>
            <w:del w:id="0" w:author="gjr" w:date="2026-02-11T09:07:19Z">
              <w:r>
                <w:rPr>
                  <w:rFonts w:eastAsia="仿宋"/>
                  <w:color w:val="000000"/>
                  <w:szCs w:val="21"/>
                </w:rPr>
                <w:delText>-</w:delText>
              </w:r>
            </w:del>
            <w:r>
              <w:rPr>
                <w:rFonts w:eastAsia="仿宋"/>
                <w:color w:val="000000"/>
                <w:szCs w:val="21"/>
              </w:rPr>
              <w:t>PO</w:t>
            </w:r>
            <w:ins w:id="1" w:author="gjr" w:date="2026-02-11T09:07:24Z">
              <w:r>
                <w:rPr>
                  <w:rFonts w:hint="eastAsia" w:eastAsia="仿宋"/>
                  <w:color w:val="000000"/>
                  <w:szCs w:val="21"/>
                  <w:lang w:val="en-US" w:eastAsia="zh-CN"/>
                </w:rPr>
                <w:t>-</w:t>
              </w:r>
            </w:ins>
            <w:ins w:id="2" w:author="gjr" w:date="2026-02-11T09:08:00Z">
              <w:r>
                <w:rPr>
                  <w:rFonts w:hint="eastAsia" w:eastAsia="仿宋"/>
                  <w:color w:val="000000"/>
                  <w:szCs w:val="21"/>
                  <w:lang w:val="en-US" w:eastAsia="zh-CN"/>
                </w:rPr>
                <w:t>P</w:t>
              </w:r>
            </w:ins>
            <w:bookmarkStart w:id="3" w:name="_GoBack"/>
            <w:bookmarkEnd w:id="3"/>
            <w:r>
              <w:rPr>
                <w:rFonts w:eastAsia="仿宋"/>
                <w:color w:val="000000"/>
                <w:szCs w:val="21"/>
              </w:rPr>
              <w:t>202【】</w:t>
            </w:r>
          </w:p>
        </w:tc>
        <w:tc>
          <w:tcPr>
            <w:tcW w:w="4621" w:type="dxa"/>
          </w:tcPr>
          <w:p w14:paraId="2625AAB7">
            <w:pPr>
              <w:spacing w:line="300" w:lineRule="auto"/>
              <w:ind w:firstLine="1470" w:firstLineChars="700"/>
              <w:jc w:val="left"/>
              <w:rPr>
                <w:rFonts w:eastAsia="仿宋"/>
                <w:color w:val="000000"/>
                <w:szCs w:val="21"/>
              </w:rPr>
            </w:pPr>
            <w:r>
              <w:rPr>
                <w:rFonts w:eastAsia="仿宋"/>
                <w:color w:val="000000"/>
                <w:szCs w:val="21"/>
              </w:rPr>
              <w:t>签订地点：杭州市余杭区</w:t>
            </w:r>
          </w:p>
        </w:tc>
      </w:tr>
      <w:tr w14:paraId="2625AABB">
        <w:tblPrEx>
          <w:tblCellMar>
            <w:top w:w="0" w:type="dxa"/>
            <w:left w:w="108" w:type="dxa"/>
            <w:bottom w:w="0" w:type="dxa"/>
            <w:right w:w="108" w:type="dxa"/>
          </w:tblCellMar>
        </w:tblPrEx>
        <w:trPr>
          <w:jc w:val="center"/>
        </w:trPr>
        <w:tc>
          <w:tcPr>
            <w:tcW w:w="4621" w:type="dxa"/>
          </w:tcPr>
          <w:p w14:paraId="2625AAB9">
            <w:pPr>
              <w:spacing w:line="300" w:lineRule="auto"/>
              <w:jc w:val="left"/>
              <w:rPr>
                <w:rFonts w:eastAsia="仿宋"/>
                <w:color w:val="000000"/>
                <w:szCs w:val="21"/>
              </w:rPr>
            </w:pPr>
            <w:r>
              <w:rPr>
                <w:rFonts w:eastAsia="仿宋"/>
                <w:color w:val="000000"/>
                <w:szCs w:val="21"/>
              </w:rPr>
              <w:t>签订日期：{signDateText}</w:t>
            </w:r>
          </w:p>
        </w:tc>
        <w:tc>
          <w:tcPr>
            <w:tcW w:w="4621" w:type="dxa"/>
          </w:tcPr>
          <w:p w14:paraId="2625AABA">
            <w:pPr>
              <w:spacing w:line="300" w:lineRule="auto"/>
              <w:ind w:firstLine="1680" w:firstLineChars="800"/>
              <w:jc w:val="left"/>
              <w:rPr>
                <w:rFonts w:eastAsia="仿宋"/>
                <w:color w:val="000000"/>
                <w:szCs w:val="21"/>
              </w:rPr>
            </w:pPr>
          </w:p>
        </w:tc>
      </w:tr>
    </w:tbl>
    <w:p w14:paraId="2625AABC">
      <w:pPr>
        <w:spacing w:line="300" w:lineRule="auto"/>
        <w:ind w:right="210"/>
        <w:jc w:val="right"/>
        <w:rPr>
          <w:rFonts w:eastAsia="仿宋"/>
          <w:color w:val="000000"/>
          <w:szCs w:val="21"/>
        </w:rPr>
      </w:pPr>
      <w:r>
        <w:rPr>
          <w:rFonts w:eastAsia="仿宋"/>
          <w:color w:val="000000"/>
          <w:szCs w:val="21"/>
        </w:rPr>
        <w:t xml:space="preserve">                                                              </w:t>
      </w:r>
    </w:p>
    <w:tbl>
      <w:tblPr>
        <w:tblStyle w:val="9"/>
        <w:tblW w:w="10211" w:type="dxa"/>
        <w:jc w:val="center"/>
        <w:shd w:val="clear" w:color="auto" w:fill="FFFFFF"/>
        <w:tblLayout w:type="fixed"/>
        <w:tblCellMar>
          <w:top w:w="0" w:type="dxa"/>
          <w:left w:w="108" w:type="dxa"/>
          <w:bottom w:w="0" w:type="dxa"/>
          <w:right w:w="108" w:type="dxa"/>
        </w:tblCellMar>
      </w:tblPr>
      <w:tblGrid>
        <w:gridCol w:w="5365"/>
        <w:gridCol w:w="4846"/>
      </w:tblGrid>
      <w:tr w14:paraId="2625AACC">
        <w:tblPrEx>
          <w:tblCellMar>
            <w:top w:w="0" w:type="dxa"/>
            <w:left w:w="108" w:type="dxa"/>
            <w:bottom w:w="0" w:type="dxa"/>
            <w:right w:w="108" w:type="dxa"/>
          </w:tblCellMar>
        </w:tblPrEx>
        <w:trPr>
          <w:trHeight w:val="454" w:hRule="atLeast"/>
          <w:jc w:val="center"/>
        </w:trPr>
        <w:tc>
          <w:tcPr>
            <w:tcW w:w="5365" w:type="dxa"/>
            <w:shd w:val="clear" w:color="auto" w:fill="FFFFFF"/>
          </w:tcPr>
          <w:p w14:paraId="2625AAC3">
            <w:pPr>
              <w:spacing w:line="300" w:lineRule="auto"/>
              <w:rPr>
                <w:rFonts w:eastAsia="仿宋"/>
                <w:b/>
                <w:color w:val="000000"/>
                <w:szCs w:val="21"/>
              </w:rPr>
            </w:pPr>
            <w:r>
              <w:rPr>
                <w:rFonts w:eastAsia="仿宋"/>
                <w:b/>
                <w:color w:val="000000"/>
                <w:szCs w:val="21"/>
              </w:rPr>
              <w:t>需方（甲方）：浙江沃乐科技股份有限公司</w:t>
            </w:r>
          </w:p>
        </w:tc>
        <w:tc>
          <w:tcPr>
            <w:tcW w:w="4846" w:type="dxa"/>
            <w:shd w:val="clear" w:color="auto" w:fill="FFFFFF"/>
          </w:tcPr>
          <w:p w14:paraId="2625AACB">
            <w:pPr>
              <w:spacing w:line="300" w:lineRule="auto"/>
              <w:rPr>
                <w:rFonts w:eastAsia="仿宋"/>
                <w:b/>
                <w:color w:val="000000"/>
                <w:szCs w:val="21"/>
              </w:rPr>
            </w:pPr>
            <w:r>
              <w:rPr>
                <w:rFonts w:eastAsia="仿宋"/>
                <w:b/>
                <w:color w:val="000000"/>
                <w:szCs w:val="21"/>
              </w:rPr>
              <w:t xml:space="preserve">供方（乙方）：{supplier.name} </w:t>
            </w:r>
          </w:p>
        </w:tc>
      </w:tr>
      <w:tr w14:paraId="7072BBCF">
        <w:tblPrEx>
          <w:tblCellMar>
            <w:top w:w="0" w:type="dxa"/>
            <w:left w:w="108" w:type="dxa"/>
            <w:bottom w:w="0" w:type="dxa"/>
            <w:right w:w="108" w:type="dxa"/>
          </w:tblCellMar>
        </w:tblPrEx>
        <w:trPr>
          <w:trHeight w:val="454" w:hRule="atLeast"/>
          <w:jc w:val="center"/>
        </w:trPr>
        <w:tc>
          <w:tcPr>
            <w:tcW w:w="5365" w:type="dxa"/>
            <w:shd w:val="clear" w:color="auto" w:fill="FFFFFF"/>
          </w:tcPr>
          <w:p w14:paraId="103120EA">
            <w:pPr>
              <w:spacing w:line="300" w:lineRule="auto"/>
              <w:rPr>
                <w:rFonts w:eastAsia="仿宋"/>
                <w:color w:val="000000"/>
                <w:szCs w:val="21"/>
              </w:rPr>
            </w:pPr>
            <w:r>
              <w:rPr>
                <w:rFonts w:eastAsia="仿宋"/>
                <w:color w:val="000000"/>
                <w:szCs w:val="21"/>
              </w:rPr>
              <w:t>联系地址：浙江省杭州市余杭区仓前街道仓兴街397号18幢5层</w:t>
            </w:r>
          </w:p>
        </w:tc>
        <w:tc>
          <w:tcPr>
            <w:tcW w:w="4846" w:type="dxa"/>
            <w:shd w:val="clear" w:color="auto" w:fill="FFFFFF"/>
          </w:tcPr>
          <w:p w14:paraId="47C87664">
            <w:pPr>
              <w:spacing w:line="300" w:lineRule="auto"/>
              <w:rPr>
                <w:rFonts w:eastAsia="仿宋"/>
                <w:b/>
                <w:color w:val="000000"/>
                <w:szCs w:val="21"/>
              </w:rPr>
            </w:pPr>
            <w:r>
              <w:rPr>
                <w:rFonts w:eastAsia="仿宋"/>
                <w:color w:val="000000"/>
                <w:szCs w:val="21"/>
              </w:rPr>
              <w:t>联系地址：</w:t>
            </w:r>
          </w:p>
        </w:tc>
      </w:tr>
      <w:tr w14:paraId="5B1B7E3D">
        <w:tblPrEx>
          <w:shd w:val="clear" w:color="auto" w:fill="FFFFFF"/>
          <w:tblCellMar>
            <w:top w:w="0" w:type="dxa"/>
            <w:left w:w="108" w:type="dxa"/>
            <w:bottom w:w="0" w:type="dxa"/>
            <w:right w:w="108" w:type="dxa"/>
          </w:tblCellMar>
        </w:tblPrEx>
        <w:trPr>
          <w:trHeight w:val="454" w:hRule="atLeast"/>
          <w:jc w:val="center"/>
        </w:trPr>
        <w:tc>
          <w:tcPr>
            <w:tcW w:w="5365" w:type="dxa"/>
            <w:shd w:val="clear" w:color="auto" w:fill="FFFFFF"/>
          </w:tcPr>
          <w:p w14:paraId="79054D32">
            <w:pPr>
              <w:spacing w:line="300" w:lineRule="auto"/>
              <w:rPr>
                <w:rFonts w:eastAsia="仿宋"/>
                <w:color w:val="000000"/>
                <w:szCs w:val="21"/>
              </w:rPr>
            </w:pPr>
            <w:r>
              <w:rPr>
                <w:rFonts w:eastAsia="仿宋"/>
                <w:color w:val="000000"/>
                <w:szCs w:val="21"/>
              </w:rPr>
              <w:t>开户银行：上海浦东发展银行股份有限公司杭州余杭支行</w:t>
            </w:r>
          </w:p>
        </w:tc>
        <w:tc>
          <w:tcPr>
            <w:tcW w:w="4846" w:type="dxa"/>
            <w:shd w:val="clear" w:color="auto" w:fill="FFFFFF"/>
          </w:tcPr>
          <w:p w14:paraId="5B6F6250">
            <w:pPr>
              <w:spacing w:line="300" w:lineRule="auto"/>
              <w:rPr>
                <w:rFonts w:eastAsia="仿宋"/>
                <w:color w:val="000000"/>
                <w:szCs w:val="21"/>
              </w:rPr>
            </w:pPr>
            <w:r>
              <w:rPr>
                <w:rFonts w:eastAsia="仿宋"/>
                <w:color w:val="000000"/>
                <w:szCs w:val="21"/>
              </w:rPr>
              <w:t xml:space="preserve">开户银行： </w:t>
            </w:r>
          </w:p>
        </w:tc>
      </w:tr>
      <w:tr w14:paraId="17C9A436">
        <w:tblPrEx>
          <w:tblCellMar>
            <w:top w:w="0" w:type="dxa"/>
            <w:left w:w="108" w:type="dxa"/>
            <w:bottom w:w="0" w:type="dxa"/>
            <w:right w:w="108" w:type="dxa"/>
          </w:tblCellMar>
        </w:tblPrEx>
        <w:trPr>
          <w:trHeight w:val="454" w:hRule="atLeast"/>
          <w:jc w:val="center"/>
        </w:trPr>
        <w:tc>
          <w:tcPr>
            <w:tcW w:w="5365" w:type="dxa"/>
            <w:shd w:val="clear" w:color="auto" w:fill="FFFFFF"/>
          </w:tcPr>
          <w:p w14:paraId="3B5FAC34">
            <w:pPr>
              <w:spacing w:line="300" w:lineRule="auto"/>
              <w:rPr>
                <w:rFonts w:eastAsia="仿宋"/>
                <w:color w:val="000000"/>
                <w:szCs w:val="21"/>
              </w:rPr>
            </w:pPr>
            <w:r>
              <w:rPr>
                <w:rFonts w:eastAsia="仿宋"/>
                <w:color w:val="000000"/>
                <w:szCs w:val="21"/>
              </w:rPr>
              <w:t xml:space="preserve">银行账号：95260078801100000902 </w:t>
            </w:r>
          </w:p>
        </w:tc>
        <w:tc>
          <w:tcPr>
            <w:tcW w:w="4846" w:type="dxa"/>
            <w:shd w:val="clear" w:color="auto" w:fill="FFFFFF"/>
          </w:tcPr>
          <w:p w14:paraId="605E2BF8">
            <w:pPr>
              <w:spacing w:line="300" w:lineRule="auto"/>
              <w:rPr>
                <w:rFonts w:eastAsia="仿宋"/>
                <w:color w:val="000000"/>
                <w:szCs w:val="21"/>
              </w:rPr>
            </w:pPr>
            <w:r>
              <w:rPr>
                <w:rFonts w:eastAsia="仿宋"/>
                <w:color w:val="000000"/>
                <w:szCs w:val="21"/>
              </w:rPr>
              <w:t>银行账号：</w:t>
            </w:r>
          </w:p>
        </w:tc>
      </w:tr>
      <w:tr w14:paraId="0B7675B8">
        <w:tblPrEx>
          <w:tblCellMar>
            <w:top w:w="0" w:type="dxa"/>
            <w:left w:w="108" w:type="dxa"/>
            <w:bottom w:w="0" w:type="dxa"/>
            <w:right w:w="108" w:type="dxa"/>
          </w:tblCellMar>
        </w:tblPrEx>
        <w:trPr>
          <w:trHeight w:val="454" w:hRule="atLeast"/>
          <w:jc w:val="center"/>
        </w:trPr>
        <w:tc>
          <w:tcPr>
            <w:tcW w:w="5365" w:type="dxa"/>
            <w:shd w:val="clear" w:color="auto" w:fill="FFFFFF"/>
          </w:tcPr>
          <w:p w14:paraId="2DAD5A4D">
            <w:pPr>
              <w:spacing w:line="300" w:lineRule="auto"/>
              <w:rPr>
                <w:rFonts w:eastAsia="仿宋"/>
                <w:color w:val="000000"/>
                <w:szCs w:val="21"/>
              </w:rPr>
            </w:pPr>
            <w:r>
              <w:rPr>
                <w:rFonts w:eastAsia="仿宋"/>
                <w:color w:val="000000"/>
                <w:szCs w:val="21"/>
              </w:rPr>
              <w:t>税号： 91330110MA2HYAEK1T</w:t>
            </w:r>
          </w:p>
        </w:tc>
        <w:tc>
          <w:tcPr>
            <w:tcW w:w="4846" w:type="dxa"/>
            <w:shd w:val="clear" w:color="auto" w:fill="FFFFFF"/>
          </w:tcPr>
          <w:p w14:paraId="6E6DF5AA">
            <w:pPr>
              <w:spacing w:line="300" w:lineRule="auto"/>
              <w:rPr>
                <w:rFonts w:eastAsia="仿宋"/>
                <w:color w:val="000000"/>
                <w:szCs w:val="21"/>
              </w:rPr>
            </w:pPr>
            <w:r>
              <w:rPr>
                <w:rFonts w:eastAsia="仿宋"/>
                <w:color w:val="000000"/>
                <w:szCs w:val="21"/>
              </w:rPr>
              <w:t>税号：</w:t>
            </w:r>
          </w:p>
        </w:tc>
      </w:tr>
      <w:tr w14:paraId="3393A565">
        <w:tblPrEx>
          <w:tblCellMar>
            <w:top w:w="0" w:type="dxa"/>
            <w:left w:w="108" w:type="dxa"/>
            <w:bottom w:w="0" w:type="dxa"/>
            <w:right w:w="108" w:type="dxa"/>
          </w:tblCellMar>
        </w:tblPrEx>
        <w:trPr>
          <w:trHeight w:val="68" w:hRule="atLeast"/>
          <w:jc w:val="center"/>
        </w:trPr>
        <w:tc>
          <w:tcPr>
            <w:tcW w:w="5365" w:type="dxa"/>
            <w:shd w:val="clear" w:color="auto" w:fill="FFFFFF"/>
          </w:tcPr>
          <w:p w14:paraId="420BA567">
            <w:pPr>
              <w:spacing w:line="300" w:lineRule="auto"/>
              <w:rPr>
                <w:rFonts w:eastAsia="仿宋"/>
                <w:color w:val="000000"/>
                <w:szCs w:val="21"/>
              </w:rPr>
            </w:pPr>
            <w:r>
              <w:rPr>
                <w:rFonts w:eastAsia="仿宋"/>
                <w:color w:val="000000"/>
                <w:szCs w:val="21"/>
              </w:rPr>
              <w:t>电话（Tel）：</w:t>
            </w:r>
          </w:p>
        </w:tc>
        <w:tc>
          <w:tcPr>
            <w:tcW w:w="4846" w:type="dxa"/>
            <w:shd w:val="clear" w:color="auto" w:fill="FFFFFF"/>
            <w:vAlign w:val="center"/>
          </w:tcPr>
          <w:p w14:paraId="53D52906">
            <w:pPr>
              <w:snapToGrid w:val="0"/>
              <w:spacing w:line="300" w:lineRule="auto"/>
              <w:ind w:left="4725" w:right="-334" w:rightChars="-159" w:hanging="4725" w:hangingChars="2250"/>
              <w:rPr>
                <w:rFonts w:eastAsia="仿宋"/>
                <w:color w:val="000000"/>
                <w:szCs w:val="21"/>
              </w:rPr>
            </w:pPr>
            <w:r>
              <w:rPr>
                <w:rFonts w:eastAsia="仿宋"/>
                <w:color w:val="000000"/>
                <w:szCs w:val="21"/>
              </w:rPr>
              <w:t xml:space="preserve">电话（Tel）： </w:t>
            </w:r>
          </w:p>
        </w:tc>
      </w:tr>
    </w:tbl>
    <w:p w14:paraId="2625AACE">
      <w:pPr>
        <w:spacing w:line="300" w:lineRule="auto"/>
        <w:rPr>
          <w:rFonts w:eastAsia="仿宋"/>
          <w:color w:val="000000"/>
          <w:szCs w:val="21"/>
        </w:rPr>
      </w:pPr>
      <w:r>
        <w:rPr>
          <w:rFonts w:eastAsia="仿宋"/>
          <w:color w:val="000000"/>
          <w:szCs w:val="21"/>
        </w:rPr>
        <w:t xml:space="preserve"> </w:t>
      </w:r>
    </w:p>
    <w:p w14:paraId="2625AACF">
      <w:pPr>
        <w:spacing w:line="300" w:lineRule="auto"/>
        <w:ind w:firstLine="420" w:firstLineChars="200"/>
        <w:rPr>
          <w:rFonts w:eastAsia="仿宋"/>
          <w:color w:val="000000"/>
          <w:szCs w:val="21"/>
        </w:rPr>
      </w:pPr>
      <w:r>
        <w:rPr>
          <w:rFonts w:eastAsia="仿宋"/>
          <w:color w:val="000000"/>
          <w:szCs w:val="21"/>
        </w:rPr>
        <w:t xml:space="preserve">根据《中华人民共和国民法典》等相关法律法规、质量标准和其他规范，就甲方 </w:t>
      </w:r>
      <w:r>
        <w:rPr>
          <w:rFonts w:eastAsia="仿宋"/>
          <w:color w:val="000000"/>
          <w:szCs w:val="21"/>
          <w:u w:val="single"/>
        </w:rPr>
        <w:t xml:space="preserve">   </w:t>
      </w:r>
      <w:r>
        <w:rPr>
          <w:rFonts w:hint="eastAsia" w:eastAsia="仿宋"/>
          <w:color w:val="000000"/>
          <w:szCs w:val="21"/>
          <w:u w:val="single"/>
        </w:rPr>
        <w:t xml:space="preserve">    </w:t>
      </w:r>
      <w:r>
        <w:rPr>
          <w:rFonts w:eastAsia="仿宋"/>
          <w:color w:val="000000"/>
          <w:szCs w:val="21"/>
          <w:u w:val="single"/>
        </w:rPr>
        <w:t xml:space="preserve">   </w:t>
      </w:r>
      <w:r>
        <w:rPr>
          <w:rFonts w:eastAsia="仿宋"/>
          <w:color w:val="000000"/>
          <w:szCs w:val="21"/>
        </w:rPr>
        <w:t>项目（下称</w:t>
      </w:r>
      <w:r>
        <w:rPr>
          <w:rFonts w:hint="eastAsia" w:eastAsia="仿宋"/>
          <w:b/>
          <w:bCs/>
          <w:color w:val="000000"/>
          <w:szCs w:val="21"/>
        </w:rPr>
        <w:t>“</w:t>
      </w:r>
      <w:r>
        <w:rPr>
          <w:rFonts w:eastAsia="仿宋"/>
          <w:b/>
          <w:bCs/>
          <w:color w:val="000000"/>
          <w:szCs w:val="21"/>
        </w:rPr>
        <w:t>项目</w:t>
      </w:r>
      <w:r>
        <w:rPr>
          <w:rFonts w:hint="eastAsia" w:eastAsia="仿宋"/>
          <w:b/>
          <w:bCs/>
          <w:color w:val="000000"/>
          <w:szCs w:val="21"/>
        </w:rPr>
        <w:t>”</w:t>
      </w:r>
      <w:r>
        <w:rPr>
          <w:rFonts w:eastAsia="仿宋"/>
          <w:color w:val="000000"/>
          <w:szCs w:val="21"/>
        </w:rPr>
        <w:t>）的</w:t>
      </w:r>
      <w:r>
        <w:rPr>
          <w:rFonts w:eastAsia="仿宋"/>
          <w:color w:val="000000"/>
          <w:szCs w:val="21"/>
          <w:u w:val="single"/>
        </w:rPr>
        <w:t xml:space="preserve">  </w:t>
      </w:r>
      <w:r>
        <w:rPr>
          <w:rFonts w:hint="eastAsia" w:eastAsia="仿宋"/>
          <w:color w:val="000000"/>
          <w:szCs w:val="21"/>
          <w:u w:val="single"/>
        </w:rPr>
        <w:t xml:space="preserve">   </w:t>
      </w:r>
      <w:r>
        <w:rPr>
          <w:rFonts w:eastAsia="仿宋"/>
          <w:color w:val="000000"/>
          <w:szCs w:val="21"/>
          <w:u w:val="single"/>
        </w:rPr>
        <w:t xml:space="preserve">  </w:t>
      </w:r>
      <w:r>
        <w:rPr>
          <w:rFonts w:eastAsia="仿宋"/>
          <w:color w:val="000000"/>
          <w:szCs w:val="21"/>
        </w:rPr>
        <w:t>采购事宜，甲乙双方在平等自愿、诚实信用的基础上达成如下约定，以资共同信守：</w:t>
      </w:r>
    </w:p>
    <w:p w14:paraId="2625AAD0">
      <w:pPr>
        <w:pStyle w:val="2"/>
        <w:spacing w:before="161" w:beforeLines="50"/>
        <w:ind w:left="105" w:leftChars="50"/>
      </w:pPr>
      <w:r>
        <w:t>采购设备</w:t>
      </w:r>
    </w:p>
    <w:p w14:paraId="2625AAD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bookmarkStart w:id="0" w:name="OLE_LINK1"/>
      <w:r>
        <w:rPr>
          <w:rFonts w:ascii="Times New Roman" w:hAnsi="Times New Roman" w:eastAsia="仿宋" w:cs="Times New Roman"/>
          <w:color w:val="000000"/>
          <w:szCs w:val="21"/>
        </w:rPr>
        <w:t>设备名称、规格/型号/材质、数量、价格等</w:t>
      </w:r>
    </w:p>
    <w:bookmarkEnd w:id="0"/>
    <w:tbl>
      <w:tblPr>
        <w:tblStyle w:val="9"/>
        <w:tblW w:w="9120" w:type="dxa"/>
        <w:jc w:val="center"/>
        <w:tblLayout w:type="fixed"/>
        <w:tblCellMar>
          <w:top w:w="15" w:type="dxa"/>
          <w:left w:w="15" w:type="dxa"/>
          <w:bottom w:w="15" w:type="dxa"/>
          <w:right w:w="15" w:type="dxa"/>
        </w:tblCellMar>
      </w:tblPr>
      <w:tblGrid>
        <w:gridCol w:w="560"/>
        <w:gridCol w:w="1403"/>
        <w:gridCol w:w="1822"/>
        <w:gridCol w:w="995"/>
        <w:gridCol w:w="860"/>
        <w:gridCol w:w="1339"/>
        <w:gridCol w:w="1265"/>
        <w:gridCol w:w="876"/>
      </w:tblGrid>
      <w:tr w14:paraId="2625AADA">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2625AAD2">
            <w:pPr>
              <w:widowControl/>
              <w:jc w:val="center"/>
              <w:textAlignment w:val="center"/>
              <w:rPr>
                <w:rFonts w:eastAsia="仿宋"/>
                <w:color w:val="000000"/>
                <w:szCs w:val="21"/>
              </w:rPr>
            </w:pPr>
            <w:r>
              <w:rPr>
                <w:rFonts w:eastAsia="仿宋"/>
                <w:color w:val="000000"/>
                <w:kern w:val="0"/>
                <w:szCs w:val="21"/>
                <w:lang w:bidi="ar"/>
              </w:rPr>
              <w:t>序号</w:t>
            </w:r>
          </w:p>
        </w:tc>
        <w:tc>
          <w:tcPr>
            <w:tcW w:w="1403" w:type="dxa"/>
            <w:tcBorders>
              <w:top w:val="single" w:color="000000" w:sz="4" w:space="0"/>
              <w:left w:val="single" w:color="000000" w:sz="4" w:space="0"/>
              <w:bottom w:val="single" w:color="000000" w:sz="4" w:space="0"/>
              <w:right w:val="single" w:color="000000" w:sz="4" w:space="0"/>
            </w:tcBorders>
            <w:vAlign w:val="center"/>
          </w:tcPr>
          <w:p w14:paraId="2625AAD3">
            <w:pPr>
              <w:widowControl/>
              <w:jc w:val="center"/>
              <w:textAlignment w:val="center"/>
              <w:rPr>
                <w:rFonts w:eastAsia="仿宋"/>
                <w:color w:val="000000"/>
                <w:szCs w:val="21"/>
              </w:rPr>
            </w:pPr>
            <w:r>
              <w:rPr>
                <w:rFonts w:eastAsia="仿宋"/>
                <w:color w:val="000000"/>
                <w:kern w:val="0"/>
                <w:szCs w:val="21"/>
                <w:lang w:bidi="ar"/>
              </w:rPr>
              <w:t>设备名称</w:t>
            </w:r>
          </w:p>
        </w:tc>
        <w:tc>
          <w:tcPr>
            <w:tcW w:w="1822" w:type="dxa"/>
            <w:tcBorders>
              <w:top w:val="single" w:color="000000" w:sz="4" w:space="0"/>
              <w:left w:val="single" w:color="000000" w:sz="4" w:space="0"/>
              <w:bottom w:val="single" w:color="000000" w:sz="4" w:space="0"/>
              <w:right w:val="single" w:color="000000" w:sz="4" w:space="0"/>
            </w:tcBorders>
            <w:vAlign w:val="center"/>
          </w:tcPr>
          <w:p w14:paraId="2625AAD4">
            <w:pPr>
              <w:widowControl/>
              <w:jc w:val="center"/>
              <w:textAlignment w:val="center"/>
              <w:rPr>
                <w:rFonts w:eastAsia="仿宋"/>
                <w:color w:val="000000"/>
                <w:szCs w:val="21"/>
              </w:rPr>
            </w:pPr>
            <w:r>
              <w:rPr>
                <w:rFonts w:eastAsia="仿宋"/>
                <w:color w:val="000000"/>
                <w:kern w:val="0"/>
                <w:szCs w:val="21"/>
                <w:lang w:bidi="ar"/>
              </w:rPr>
              <w:t>规格/型号/材质</w:t>
            </w:r>
          </w:p>
        </w:tc>
        <w:tc>
          <w:tcPr>
            <w:tcW w:w="995" w:type="dxa"/>
            <w:tcBorders>
              <w:top w:val="single" w:color="000000" w:sz="4" w:space="0"/>
              <w:left w:val="single" w:color="000000" w:sz="4" w:space="0"/>
              <w:bottom w:val="single" w:color="000000" w:sz="4" w:space="0"/>
              <w:right w:val="single" w:color="000000" w:sz="4" w:space="0"/>
            </w:tcBorders>
            <w:vAlign w:val="center"/>
          </w:tcPr>
          <w:p w14:paraId="2625AAD5">
            <w:pPr>
              <w:widowControl/>
              <w:jc w:val="center"/>
              <w:textAlignment w:val="center"/>
              <w:rPr>
                <w:rFonts w:eastAsia="仿宋"/>
                <w:color w:val="000000"/>
                <w:szCs w:val="21"/>
              </w:rPr>
            </w:pPr>
            <w:r>
              <w:rPr>
                <w:rFonts w:eastAsia="仿宋"/>
                <w:color w:val="000000"/>
                <w:kern w:val="0"/>
                <w:szCs w:val="21"/>
                <w:lang w:bidi="ar"/>
              </w:rPr>
              <w:t>单位</w:t>
            </w:r>
          </w:p>
        </w:tc>
        <w:tc>
          <w:tcPr>
            <w:tcW w:w="860" w:type="dxa"/>
            <w:tcBorders>
              <w:top w:val="single" w:color="000000" w:sz="4" w:space="0"/>
              <w:left w:val="single" w:color="000000" w:sz="4" w:space="0"/>
              <w:bottom w:val="single" w:color="000000" w:sz="4" w:space="0"/>
              <w:right w:val="single" w:color="000000" w:sz="4" w:space="0"/>
            </w:tcBorders>
            <w:vAlign w:val="center"/>
          </w:tcPr>
          <w:p w14:paraId="2625AAD6">
            <w:pPr>
              <w:widowControl/>
              <w:jc w:val="center"/>
              <w:textAlignment w:val="center"/>
              <w:rPr>
                <w:rFonts w:eastAsia="仿宋"/>
                <w:color w:val="000000"/>
                <w:szCs w:val="21"/>
              </w:rPr>
            </w:pPr>
            <w:r>
              <w:rPr>
                <w:rFonts w:eastAsia="仿宋"/>
                <w:color w:val="000000"/>
                <w:kern w:val="0"/>
                <w:szCs w:val="21"/>
                <w:lang w:bidi="ar"/>
              </w:rPr>
              <w:t>数量</w:t>
            </w:r>
          </w:p>
        </w:tc>
        <w:tc>
          <w:tcPr>
            <w:tcW w:w="1339" w:type="dxa"/>
            <w:tcBorders>
              <w:top w:val="single" w:color="000000" w:sz="4" w:space="0"/>
              <w:left w:val="single" w:color="000000" w:sz="4" w:space="0"/>
              <w:bottom w:val="single" w:color="000000" w:sz="4" w:space="0"/>
              <w:right w:val="single" w:color="000000" w:sz="4" w:space="0"/>
            </w:tcBorders>
            <w:vAlign w:val="center"/>
          </w:tcPr>
          <w:p w14:paraId="2625AAD7">
            <w:pPr>
              <w:widowControl/>
              <w:jc w:val="center"/>
              <w:textAlignment w:val="center"/>
              <w:rPr>
                <w:rFonts w:eastAsia="仿宋"/>
                <w:color w:val="000000"/>
                <w:szCs w:val="21"/>
              </w:rPr>
            </w:pPr>
            <w:r>
              <w:rPr>
                <w:rFonts w:eastAsia="仿宋"/>
                <w:color w:val="000000"/>
                <w:kern w:val="0"/>
                <w:szCs w:val="21"/>
                <w:lang w:bidi="ar"/>
              </w:rPr>
              <w:t>单价（元）</w:t>
            </w:r>
          </w:p>
        </w:tc>
        <w:tc>
          <w:tcPr>
            <w:tcW w:w="1265" w:type="dxa"/>
            <w:tcBorders>
              <w:top w:val="single" w:color="000000" w:sz="4" w:space="0"/>
              <w:left w:val="single" w:color="000000" w:sz="4" w:space="0"/>
              <w:bottom w:val="single" w:color="000000" w:sz="4" w:space="0"/>
              <w:right w:val="single" w:color="000000" w:sz="4" w:space="0"/>
            </w:tcBorders>
            <w:vAlign w:val="center"/>
          </w:tcPr>
          <w:p w14:paraId="2625AAD8">
            <w:pPr>
              <w:widowControl/>
              <w:jc w:val="center"/>
              <w:textAlignment w:val="center"/>
              <w:rPr>
                <w:rFonts w:eastAsia="仿宋"/>
                <w:color w:val="000000"/>
                <w:szCs w:val="21"/>
              </w:rPr>
            </w:pPr>
            <w:r>
              <w:rPr>
                <w:rFonts w:eastAsia="仿宋"/>
                <w:color w:val="000000"/>
                <w:kern w:val="0"/>
                <w:szCs w:val="21"/>
                <w:lang w:bidi="ar"/>
              </w:rPr>
              <w:t>总价（元）</w:t>
            </w:r>
          </w:p>
        </w:tc>
        <w:tc>
          <w:tcPr>
            <w:tcW w:w="876" w:type="dxa"/>
            <w:tcBorders>
              <w:top w:val="single" w:color="000000" w:sz="4" w:space="0"/>
              <w:left w:val="single" w:color="000000" w:sz="4" w:space="0"/>
              <w:bottom w:val="single" w:color="000000" w:sz="4" w:space="0"/>
              <w:right w:val="single" w:color="000000" w:sz="4" w:space="0"/>
            </w:tcBorders>
            <w:vAlign w:val="bottom"/>
          </w:tcPr>
          <w:p w14:paraId="2625AAD9">
            <w:pPr>
              <w:widowControl/>
              <w:jc w:val="center"/>
              <w:textAlignment w:val="bottom"/>
              <w:rPr>
                <w:rFonts w:eastAsia="仿宋"/>
                <w:color w:val="000000"/>
                <w:szCs w:val="21"/>
              </w:rPr>
            </w:pPr>
            <w:r>
              <w:rPr>
                <w:rFonts w:eastAsia="仿宋"/>
                <w:color w:val="000000"/>
                <w:kern w:val="0"/>
                <w:szCs w:val="21"/>
                <w:lang w:bidi="ar"/>
              </w:rPr>
              <w:t>位号</w:t>
            </w:r>
          </w:p>
        </w:tc>
      </w:tr>
      <w:tr w14:paraId="2625AAE3">
        <w:tc>
          <w:tcPr>
            <w:tcW w:w="560" w:type="dxa"/>
            <w:tcBorders>
              <w:top w:val="single" w:color="000000" w:sz="4" w:space="0"/>
              <w:left w:val="single" w:color="000000" w:sz="4" w:space="0"/>
              <w:bottom w:val="single" w:color="000000" w:sz="4" w:space="0"/>
              <w:right w:val="single" w:color="000000" w:sz="4" w:space="0"/>
            </w:tcBorders>
            <w:vAlign w:val="center"/>
          </w:tcPr>
          <w:p>
            <w:r>
              <w:t xml:space="preserve">{#items}{index}</w:t>
            </w:r>
          </w:p>
        </w:tc>
        <w:tc>
          <w:tcPr>
            <w:tcW w:w="1403" w:type="dxa"/>
            <w:tcBorders>
              <w:top w:val="single" w:color="000000" w:sz="4" w:space="0"/>
              <w:left w:val="single" w:color="000000" w:sz="4" w:space="0"/>
              <w:right w:val="single" w:color="000000" w:sz="4" w:space="0"/>
            </w:tcBorders>
            <w:vAlign w:val="center"/>
          </w:tcPr>
          <w:p>
            <w:r>
              <w:t xml:space="preserve">{name}</w:t>
            </w:r>
          </w:p>
        </w:tc>
        <w:tc>
          <w:tcPr>
            <w:tcW w:w="1822" w:type="dxa"/>
            <w:tcBorders>
              <w:top w:val="single" w:color="000000" w:sz="4" w:space="0"/>
              <w:left w:val="single" w:color="000000" w:sz="4" w:space="0"/>
              <w:bottom w:val="single" w:color="000000" w:sz="4" w:space="0"/>
              <w:right w:val="single" w:color="000000" w:sz="4" w:space="0"/>
            </w:tcBorders>
            <w:vAlign w:val="center"/>
          </w:tcPr>
          <w:p>
            <w:r>
              <w:t xml:space="preserve">{spec}</w:t>
            </w:r>
          </w:p>
        </w:tc>
        <w:tc>
          <w:tcPr>
            <w:tcW w:w="995" w:type="dxa"/>
            <w:tcBorders>
              <w:top w:val="single" w:color="000000" w:sz="4" w:space="0"/>
              <w:left w:val="single" w:color="000000" w:sz="4" w:space="0"/>
              <w:bottom w:val="single" w:color="000000" w:sz="4" w:space="0"/>
              <w:right w:val="single" w:color="000000" w:sz="4" w:space="0"/>
            </w:tcBorders>
            <w:vAlign w:val="center"/>
          </w:tcPr>
          <w:p>
            <w:r>
              <w:t xml:space="preserve">{unit}</w:t>
            </w:r>
          </w:p>
        </w:tc>
        <w:tc>
          <w:tcPr>
            <w:tcW w:w="860" w:type="dxa"/>
            <w:tcBorders>
              <w:top w:val="single" w:color="000000" w:sz="4" w:space="0"/>
              <w:left w:val="single" w:color="000000" w:sz="4" w:space="0"/>
              <w:bottom w:val="single" w:color="000000" w:sz="4" w:space="0"/>
              <w:right w:val="single" w:color="000000" w:sz="4" w:space="0"/>
            </w:tcBorders>
            <w:vAlign w:val="center"/>
          </w:tcPr>
          <w:p>
            <w:r>
              <w:t xml:space="preserve">{quantity}</w:t>
            </w:r>
          </w:p>
        </w:tc>
        <w:tc>
          <w:tcPr>
            <w:tcW w:w="1339" w:type="dxa"/>
            <w:tcBorders>
              <w:top w:val="single" w:color="000000" w:sz="4" w:space="0"/>
              <w:left w:val="single" w:color="000000" w:sz="4" w:space="0"/>
              <w:bottom w:val="single" w:color="000000" w:sz="4" w:space="0"/>
              <w:right w:val="single" w:color="000000" w:sz="4" w:space="0"/>
            </w:tcBorders>
            <w:vAlign w:val="bottom"/>
          </w:tcPr>
          <w:p>
            <w:r>
              <w:t xml:space="preserve">{unitPrice}</w:t>
            </w:r>
          </w:p>
        </w:tc>
        <w:tc>
          <w:tcPr>
            <w:tcW w:w="1265" w:type="dxa"/>
            <w:tcBorders>
              <w:top w:val="single" w:color="000000" w:sz="4" w:space="0"/>
              <w:left w:val="single" w:color="000000" w:sz="4" w:space="0"/>
              <w:bottom w:val="single" w:color="000000" w:sz="4" w:space="0"/>
              <w:right w:val="single" w:color="000000" w:sz="4" w:space="0"/>
            </w:tcBorders>
            <w:vAlign w:val="center"/>
          </w:tcPr>
          <w:p>
            <w:r>
              <w:t xml:space="preserve">{totalPrice}</w:t>
            </w:r>
          </w:p>
        </w:tc>
        <w:tc>
          <w:tcPr>
            <w:tcW w:w="876" w:type="dxa"/>
            <w:tcBorders>
              <w:top w:val="single" w:color="000000" w:sz="4" w:space="0"/>
              <w:left w:val="single" w:color="000000" w:sz="4" w:space="0"/>
              <w:bottom w:val="single" w:color="000000" w:sz="4" w:space="0"/>
              <w:right w:val="single" w:color="000000" w:sz="4" w:space="0"/>
            </w:tcBorders>
            <w:vAlign w:val="center"/>
          </w:tcPr>
          <w:p>
            <w:r>
              <w:t xml:space="preserve">{tagNo}{/items}</w:t>
            </w:r>
          </w:p>
        </w:tc>
      </w:tr>
      <w:tr w14:paraId="2625AB01">
        <w:tblPrEx>
          <w:tblCellMar>
            <w:top w:w="15" w:type="dxa"/>
            <w:left w:w="15" w:type="dxa"/>
            <w:bottom w:w="15" w:type="dxa"/>
            <w:right w:w="15" w:type="dxa"/>
          </w:tblCellMar>
        </w:tblPrEx>
        <w:trPr>
          <w:trHeight w:val="373" w:hRule="atLeast"/>
          <w:jc w:val="center"/>
        </w:trPr>
        <w:tc>
          <w:tcPr>
            <w:tcW w:w="1963" w:type="dxa"/>
            <w:gridSpan w:val="2"/>
            <w:tcBorders>
              <w:top w:val="single" w:color="000000" w:sz="4" w:space="0"/>
              <w:left w:val="single" w:color="000000" w:sz="4" w:space="0"/>
              <w:bottom w:val="single" w:color="000000" w:sz="4" w:space="0"/>
              <w:right w:val="single" w:color="000000" w:sz="4" w:space="0"/>
            </w:tcBorders>
            <w:vAlign w:val="center"/>
          </w:tcPr>
          <w:p w14:paraId="2625AAFF">
            <w:pPr>
              <w:jc w:val="center"/>
              <w:rPr>
                <w:rFonts w:eastAsia="仿宋"/>
                <w:color w:val="000000"/>
                <w:szCs w:val="21"/>
              </w:rPr>
            </w:pPr>
            <w:r>
              <w:rPr>
                <w:rFonts w:eastAsia="仿宋"/>
                <w:color w:val="000000"/>
                <w:szCs w:val="21"/>
              </w:rPr>
              <w:t>合同总价</w:t>
            </w:r>
          </w:p>
        </w:tc>
        <w:tc>
          <w:tcPr>
            <w:tcW w:w="7157" w:type="dxa"/>
            <w:gridSpan w:val="6"/>
            <w:tcBorders>
              <w:top w:val="single" w:color="000000" w:sz="4" w:space="0"/>
              <w:left w:val="single" w:color="000000" w:sz="4" w:space="0"/>
              <w:bottom w:val="single" w:color="000000" w:sz="4" w:space="0"/>
              <w:right w:val="single" w:color="000000" w:sz="4" w:space="0"/>
            </w:tcBorders>
            <w:vAlign w:val="center"/>
          </w:tcPr>
          <w:p w14:paraId="2625AB00">
            <w:pPr>
              <w:jc w:val="left"/>
              <w:rPr>
                <w:rFonts w:eastAsia="仿宋"/>
                <w:color w:val="000000"/>
                <w:szCs w:val="21"/>
              </w:rPr>
            </w:pPr>
            <w:r>
              <w:rPr>
                <w:rFonts w:eastAsia="仿宋"/>
                <w:color w:val="000000"/>
                <w:szCs w:val="21"/>
              </w:rPr>
              <w:t>人民币大写：{totalAmountChinese}（小写：{totalAmount}）</w:t>
            </w:r>
          </w:p>
        </w:tc>
      </w:tr>
      <w:tr w14:paraId="2625AB04">
        <w:tblPrEx>
          <w:tblCellMar>
            <w:top w:w="15" w:type="dxa"/>
            <w:left w:w="15" w:type="dxa"/>
            <w:bottom w:w="15" w:type="dxa"/>
            <w:right w:w="15" w:type="dxa"/>
          </w:tblCellMar>
        </w:tblPrEx>
        <w:trPr>
          <w:trHeight w:val="373" w:hRule="atLeast"/>
          <w:jc w:val="center"/>
        </w:trPr>
        <w:tc>
          <w:tcPr>
            <w:tcW w:w="9120" w:type="dxa"/>
            <w:gridSpan w:val="8"/>
            <w:tcBorders>
              <w:top w:val="single" w:color="000000" w:sz="4" w:space="0"/>
              <w:left w:val="single" w:color="000000" w:sz="4" w:space="0"/>
              <w:bottom w:val="single" w:color="000000" w:sz="4" w:space="0"/>
              <w:right w:val="single" w:color="000000" w:sz="4" w:space="0"/>
            </w:tcBorders>
            <w:vAlign w:val="center"/>
          </w:tcPr>
          <w:p w14:paraId="2625AB03">
            <w:pPr>
              <w:widowControl/>
              <w:jc w:val="left"/>
              <w:textAlignment w:val="center"/>
              <w:rPr>
                <w:rFonts w:eastAsia="仿宋"/>
                <w:color w:val="000000"/>
                <w:kern w:val="0"/>
                <w:szCs w:val="21"/>
                <w:lang w:bidi="ar"/>
              </w:rPr>
            </w:pPr>
            <w:r>
              <w:rPr>
                <w:rFonts w:eastAsia="仿宋"/>
                <w:color w:val="000000"/>
                <w:kern w:val="0"/>
                <w:szCs w:val="21"/>
                <w:lang w:bidi="ar"/>
              </w:rPr>
              <w:t>本合同附件包括：</w:t>
            </w:r>
            <w:r>
              <w:rPr>
                <w:rFonts w:hint="eastAsia" w:eastAsia="仿宋"/>
                <w:color w:val="000000"/>
                <w:kern w:val="0"/>
                <w:szCs w:val="21"/>
                <w:lang w:bidi="ar"/>
              </w:rPr>
              <w:t>（1）</w:t>
            </w:r>
            <w:r>
              <w:rPr>
                <w:rFonts w:eastAsia="仿宋"/>
                <w:color w:val="000000"/>
                <w:kern w:val="0"/>
                <w:szCs w:val="21"/>
                <w:lang w:bidi="ar"/>
              </w:rPr>
              <w:t>设备采购清单；</w:t>
            </w:r>
            <w:r>
              <w:rPr>
                <w:rFonts w:hint="eastAsia" w:eastAsia="仿宋"/>
                <w:color w:val="000000"/>
                <w:kern w:val="0"/>
                <w:szCs w:val="21"/>
                <w:lang w:bidi="ar"/>
              </w:rPr>
              <w:t>（2）</w:t>
            </w:r>
            <w:r>
              <w:rPr>
                <w:rFonts w:eastAsia="仿宋"/>
                <w:color w:val="000000"/>
                <w:kern w:val="0"/>
                <w:szCs w:val="21"/>
                <w:lang w:bidi="ar"/>
              </w:rPr>
              <w:t>技术协议；</w:t>
            </w:r>
            <w:r>
              <w:rPr>
                <w:rFonts w:hint="eastAsia" w:eastAsia="仿宋"/>
                <w:color w:val="000000"/>
                <w:kern w:val="0"/>
                <w:szCs w:val="21"/>
                <w:highlight w:val="yellow"/>
                <w:lang w:eastAsia="zh-CN" w:bidi="ar"/>
              </w:rPr>
              <w:t>（</w:t>
            </w:r>
            <w:r>
              <w:rPr>
                <w:rFonts w:hint="eastAsia" w:eastAsia="仿宋"/>
                <w:color w:val="000000"/>
                <w:kern w:val="0"/>
                <w:szCs w:val="21"/>
                <w:highlight w:val="yellow"/>
                <w:lang w:val="en-US" w:eastAsia="zh-CN" w:bidi="ar"/>
              </w:rPr>
              <w:t>明确供货范围、公共基础条件</w:t>
            </w:r>
            <w:r>
              <w:rPr>
                <w:rFonts w:hint="eastAsia" w:eastAsia="仿宋"/>
                <w:color w:val="000000"/>
                <w:kern w:val="0"/>
                <w:szCs w:val="21"/>
                <w:highlight w:val="yellow"/>
                <w:lang w:eastAsia="zh-CN" w:bidi="ar"/>
              </w:rPr>
              <w:t>）</w:t>
            </w:r>
            <w:r>
              <w:rPr>
                <w:rFonts w:hint="eastAsia" w:eastAsia="仿宋"/>
                <w:color w:val="000000"/>
                <w:kern w:val="0"/>
                <w:szCs w:val="21"/>
                <w:lang w:bidi="ar"/>
              </w:rPr>
              <w:t>（3）</w:t>
            </w:r>
            <w:r>
              <w:rPr>
                <w:rFonts w:eastAsia="仿宋"/>
                <w:color w:val="000000"/>
                <w:kern w:val="0"/>
                <w:szCs w:val="21"/>
                <w:lang w:bidi="ar"/>
              </w:rPr>
              <w:t>设计图纸。</w:t>
            </w:r>
          </w:p>
        </w:tc>
      </w:tr>
    </w:tbl>
    <w:p w14:paraId="2625AB06">
      <w:pPr>
        <w:pStyle w:val="14"/>
        <w:numPr>
          <w:ilvl w:val="1"/>
          <w:numId w:val="2"/>
        </w:numPr>
        <w:tabs>
          <w:tab w:val="left" w:pos="312"/>
        </w:tabs>
        <w:spacing w:before="161" w:beforeLines="50"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本合同采用固定总价的计价方式，合同总价为¥</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元整（大写金额：</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元整），含13%增值税，其中不含税金额</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元，税金</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元。如在合同签订期间及合同签订后，相关增值税税率发生变化的，不含税金额保持不变，本合同增值税税率及税额相应调整。</w:t>
      </w:r>
    </w:p>
    <w:p w14:paraId="2625AB0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本合同固定总价包含了乙方为履行本合同项下所有义务的一切费用，包括但不限于人工费、原材料费、设计费、制作加工费、仓储费、运输费、保险费、装</w:t>
      </w:r>
      <w:r>
        <w:rPr>
          <w:rFonts w:hint="eastAsia" w:ascii="Times New Roman" w:hAnsi="Times New Roman" w:eastAsia="仿宋" w:cs="Times New Roman"/>
          <w:color w:val="000000"/>
          <w:szCs w:val="21"/>
          <w:lang w:val="en-US" w:eastAsia="zh-CN"/>
        </w:rPr>
        <w:t>车</w:t>
      </w:r>
      <w:r>
        <w:rPr>
          <w:rFonts w:ascii="Times New Roman" w:hAnsi="Times New Roman" w:eastAsia="仿宋" w:cs="Times New Roman"/>
          <w:color w:val="000000"/>
          <w:szCs w:val="21"/>
        </w:rPr>
        <w:t>费、利润、税金、培训费、维保费</w:t>
      </w:r>
      <w:r>
        <w:rPr>
          <w:rFonts w:hint="eastAsia" w:ascii="Times New Roman" w:hAnsi="Times New Roman" w:eastAsia="仿宋" w:cs="Times New Roman"/>
          <w:color w:val="000000"/>
          <w:szCs w:val="21"/>
        </w:rPr>
        <w:t>、风险费</w:t>
      </w:r>
      <w:r>
        <w:rPr>
          <w:rFonts w:hint="eastAsia"/>
          <w:lang w:eastAsia="zh-CN"/>
        </w:rPr>
        <w:t>、</w:t>
      </w:r>
      <w:r>
        <w:rPr>
          <w:rFonts w:hint="eastAsia"/>
          <w:lang w:val="en-US" w:eastAsia="zh-CN"/>
        </w:rPr>
        <w:t>调试费</w:t>
      </w:r>
      <w:r>
        <w:rPr>
          <w:rFonts w:ascii="Times New Roman" w:hAnsi="Times New Roman" w:eastAsia="仿宋" w:cs="Times New Roman"/>
          <w:color w:val="000000"/>
          <w:szCs w:val="21"/>
        </w:rPr>
        <w:t>等全部费用，</w:t>
      </w:r>
      <w:r>
        <w:rPr>
          <w:rFonts w:hint="eastAsia" w:ascii="Times New Roman" w:hAnsi="Times New Roman" w:eastAsia="仿宋" w:cs="Times New Roman"/>
          <w:color w:val="000000"/>
          <w:szCs w:val="21"/>
        </w:rPr>
        <w:t>除本合同另有明确约定外，</w:t>
      </w:r>
      <w:r>
        <w:rPr>
          <w:rFonts w:ascii="Times New Roman" w:hAnsi="Times New Roman" w:eastAsia="仿宋" w:cs="Times New Roman"/>
          <w:color w:val="000000"/>
          <w:szCs w:val="21"/>
        </w:rPr>
        <w:t>甲方不额外支付其他费用。本合同项下设备单价为固定单价，不因市场行情波动或政策调整而变化，本合同履行期间，不论是否分期交货，设备单价均不作调整。</w:t>
      </w:r>
    </w:p>
    <w:p w14:paraId="2625AB0A">
      <w:pPr>
        <w:pStyle w:val="2"/>
        <w:ind w:left="105" w:leftChars="50"/>
      </w:pPr>
      <w:r>
        <w:t>交货</w:t>
      </w:r>
    </w:p>
    <w:p w14:paraId="5E8E258C">
      <w:pPr>
        <w:pStyle w:val="14"/>
        <w:numPr>
          <w:ilvl w:val="0"/>
          <w:numId w:val="2"/>
        </w:numPr>
        <w:tabs>
          <w:tab w:val="left" w:pos="312"/>
        </w:tabs>
        <w:spacing w:line="300" w:lineRule="auto"/>
        <w:ind w:left="105" w:leftChars="50" w:firstLineChars="0"/>
        <w:rPr>
          <w:rFonts w:ascii="Times New Roman" w:hAnsi="Times New Roman" w:eastAsia="仿宋" w:cs="Times New Roman"/>
          <w:vanish/>
          <w:color w:val="000000"/>
          <w:szCs w:val="21"/>
        </w:rPr>
      </w:pPr>
    </w:p>
    <w:p w14:paraId="2625AB0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交货地点：甲方指定地点。乙方负责将本合同约定的设备运至交货地点并卸货放置</w:t>
      </w:r>
      <w:r>
        <w:rPr>
          <w:rFonts w:hint="eastAsia" w:ascii="Times New Roman" w:hAnsi="Times New Roman" w:eastAsia="仿宋" w:cs="Times New Roman"/>
          <w:color w:val="000000"/>
          <w:szCs w:val="21"/>
        </w:rPr>
        <w:t>整齐</w:t>
      </w:r>
      <w:r>
        <w:rPr>
          <w:rFonts w:ascii="Times New Roman" w:hAnsi="Times New Roman" w:eastAsia="仿宋" w:cs="Times New Roman"/>
          <w:color w:val="000000"/>
          <w:szCs w:val="21"/>
        </w:rPr>
        <w:t>，相关费用由乙方承担。</w:t>
      </w:r>
    </w:p>
    <w:p w14:paraId="2625AB0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交货时间：具体发货日期及到货日期以甲方书面通知时间为准，但乙方应确保最迟于{deliveryDateText}（含）准备好全部设备，并随时可根据甲方要求发货。甲方可根据实际情况，要求乙方一次性或者分批发货。在未收到甲方通知前，乙方不得擅自提前发货，否则甲方有权拒收。</w:t>
      </w:r>
    </w:p>
    <w:p w14:paraId="2625AB0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如乙方无法按照甲方要求的时间交货的，应在24小时内与甲方沟通协调，以确定新的时间。除非甲方特别声明，甲方同意调整后的时间并不免除乙方逾期的违约责任。</w:t>
      </w:r>
    </w:p>
    <w:p w14:paraId="2625AB1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发货应附发货清单和装箱清单（发货清单指该批设备总清单，装箱清单指需对独立包装木箱或者纸箱进行编号，且列出包装箱内具体设备名称、规格、数量等信息）及合格证、出厂证明、检验报告等全部技术资料，如缺少资料甲方有权拒收。</w:t>
      </w:r>
    </w:p>
    <w:p w14:paraId="2625AB14">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设备运至交货地点前，毁损、灭失的风险由乙方承担；设备交付甲方使用后毁损、灭失风险由甲方承担。</w:t>
      </w:r>
    </w:p>
    <w:p w14:paraId="2625AB15">
      <w:pPr>
        <w:pStyle w:val="2"/>
        <w:ind w:left="105" w:leftChars="50"/>
      </w:pPr>
      <w:r>
        <w:t>包装及运输</w:t>
      </w:r>
    </w:p>
    <w:p w14:paraId="29395402">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1FF0488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 xml:space="preserve">本合同项下的运输方式为 </w:t>
      </w:r>
      <w:r>
        <w:rPr>
          <w:rFonts w:hint="eastAsia" w:ascii="Times New Roman" w:hAnsi="Times New Roman" w:eastAsia="仿宋" w:cs="Times New Roman"/>
          <w:color w:val="000000"/>
          <w:szCs w:val="21"/>
        </w:rPr>
        <w:t>汽运</w:t>
      </w:r>
      <w:r>
        <w:rPr>
          <w:rFonts w:ascii="Times New Roman" w:hAnsi="Times New Roman" w:eastAsia="仿宋" w:cs="Times New Roman"/>
          <w:color w:val="000000"/>
          <w:szCs w:val="21"/>
        </w:rPr>
        <w:t xml:space="preserve"> ，在发货24小时之前，乙方应将发货清单和装箱清单、设备运输公司、运输车辆车牌、运输司机姓名及其联系方式、预计到货日期等书面告知甲方（如采用物流方式，乙方应在设备发出后立即将物流单号、预计到货时间等告知甲方）。乙方逾期通知或未通知造成甲方迟延接收设备的，甲方对此不承担责任。</w:t>
      </w:r>
    </w:p>
    <w:p w14:paraId="2625AB1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乙方提供的设备包装应能适应各种运输方式且符合相关规定，并应满足设备防漏、防潮、防震、防腐等足以保障设备安全的需要。包装物不计价、不回收。</w:t>
      </w:r>
    </w:p>
    <w:p w14:paraId="2625AB1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设备外包装上必须注明设备名称、目的地、收货人、装箱单号、箱号／件号、毛重、净重和尺寸等内容，并粘贴在包装木箱或纸箱显眼处，以便于设备搬运、分放到位等。</w:t>
      </w:r>
    </w:p>
    <w:p w14:paraId="172869C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乙方应为装卸、运输过程中的人员、机械、车辆等办理国家及地方规定的相关手续、购买保险并做好相应保护措施，若上述人员、机械、车辆造成事故或被罚款的，相关损失由乙方自行负责。</w:t>
      </w:r>
    </w:p>
    <w:p w14:paraId="2625AB1E">
      <w:pPr>
        <w:pStyle w:val="2"/>
        <w:ind w:left="105" w:leftChars="50"/>
      </w:pPr>
      <w:r>
        <w:t>质量标准</w:t>
      </w:r>
    </w:p>
    <w:p w14:paraId="395A0654">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4D42FD4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highlight w:val="yellow"/>
        </w:rPr>
        <w:t>设备质量标准</w:t>
      </w:r>
      <w:r>
        <w:rPr>
          <w:rFonts w:hint="eastAsia" w:ascii="Times New Roman" w:hAnsi="Times New Roman" w:eastAsia="仿宋" w:cs="Times New Roman"/>
          <w:color w:val="000000"/>
          <w:szCs w:val="21"/>
          <w:highlight w:val="yellow"/>
        </w:rPr>
        <w:t>以及验收</w:t>
      </w:r>
      <w:r>
        <w:rPr>
          <w:rFonts w:hint="eastAsia" w:ascii="Times New Roman" w:hAnsi="Times New Roman" w:eastAsia="仿宋" w:cs="Times New Roman"/>
          <w:color w:val="000000"/>
          <w:szCs w:val="21"/>
          <w:highlight w:val="yellow"/>
          <w:lang w:val="en-US" w:eastAsia="zh-CN"/>
        </w:rPr>
        <w:t>步骤、</w:t>
      </w:r>
      <w:r>
        <w:rPr>
          <w:rFonts w:hint="eastAsia" w:ascii="Times New Roman" w:hAnsi="Times New Roman" w:eastAsia="仿宋" w:cs="Times New Roman"/>
          <w:color w:val="000000"/>
          <w:szCs w:val="21"/>
          <w:lang w:val="en-US" w:eastAsia="zh-CN"/>
        </w:rPr>
        <w:t>验收标准</w:t>
      </w:r>
      <w:r>
        <w:rPr>
          <w:rFonts w:ascii="Times New Roman" w:hAnsi="Times New Roman" w:eastAsia="仿宋" w:cs="Times New Roman"/>
          <w:color w:val="000000"/>
          <w:szCs w:val="21"/>
        </w:rPr>
        <w:t>按本合同附件《技术协议》执行，无技术协议的，执行最新国家、行业设备质量评定合格标准及国家、地方有关规定。没有上述标准或规定的，按照通常标准或者符合合同目的的特定标准履行，并满足项目使用需求。</w:t>
      </w:r>
    </w:p>
    <w:p w14:paraId="2625AB2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乙方应保证所有设备为完整无损、全新的原装原厂设备，并完全符合合同规定的质量、规格和性能要求。如因设备</w:t>
      </w:r>
      <w:r>
        <w:rPr>
          <w:rFonts w:hint="eastAsia" w:ascii="Times New Roman" w:hAnsi="Times New Roman" w:eastAsia="仿宋" w:cs="Times New Roman"/>
          <w:color w:val="000000"/>
          <w:szCs w:val="21"/>
        </w:rPr>
        <w:t>质量问题</w:t>
      </w:r>
      <w:r>
        <w:rPr>
          <w:rFonts w:ascii="Times New Roman" w:hAnsi="Times New Roman" w:eastAsia="仿宋" w:cs="Times New Roman"/>
          <w:color w:val="000000"/>
          <w:szCs w:val="21"/>
        </w:rPr>
        <w:t>导致损害甲方或使用设备的用户等第三人人身或财产权益，乙方应向甲方支付合同总价20%的违约金，并对因此造成的甲方及第三方损失承担全部赔偿责任。</w:t>
      </w:r>
    </w:p>
    <w:p w14:paraId="2625AB22">
      <w:pPr>
        <w:pStyle w:val="2"/>
        <w:ind w:left="105" w:leftChars="50"/>
      </w:pPr>
      <w:r>
        <w:t>验收</w:t>
      </w:r>
    </w:p>
    <w:p w14:paraId="67A040F5">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2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设备运抵交货地点后，由甲方对装箱清单与收货数量是否相符、设备包装、外观、品牌、型号、规格及相关技术资料完整性等进行初步验收。初步验收合格后，甲方指定签收人员将在《</w:t>
      </w:r>
      <w:r>
        <w:rPr>
          <w:rFonts w:hint="eastAsia" w:ascii="Times New Roman" w:hAnsi="Times New Roman" w:eastAsia="仿宋" w:cs="Times New Roman"/>
          <w:color w:val="000000"/>
          <w:szCs w:val="21"/>
        </w:rPr>
        <w:t>送货单</w:t>
      </w:r>
      <w:r>
        <w:rPr>
          <w:rFonts w:ascii="Times New Roman" w:hAnsi="Times New Roman" w:eastAsia="仿宋" w:cs="Times New Roman"/>
          <w:color w:val="000000"/>
          <w:szCs w:val="21"/>
        </w:rPr>
        <w:t>》上签字，《</w:t>
      </w:r>
      <w:r>
        <w:rPr>
          <w:rFonts w:hint="eastAsia" w:ascii="Times New Roman" w:hAnsi="Times New Roman" w:eastAsia="仿宋" w:cs="Times New Roman"/>
          <w:color w:val="000000"/>
          <w:szCs w:val="21"/>
        </w:rPr>
        <w:t>送货单</w:t>
      </w:r>
      <w:r>
        <w:rPr>
          <w:rFonts w:ascii="Times New Roman" w:hAnsi="Times New Roman" w:eastAsia="仿宋" w:cs="Times New Roman"/>
          <w:color w:val="000000"/>
          <w:szCs w:val="21"/>
        </w:rPr>
        <w:t>》的签署仅表明甲方对该批设备的外观、数量、品牌、型号、规格等的验收，并不包括对隐蔽性的、通过外观检验所不能发现的任何质量或性能的验收，不排除乙方对设备质量的责任承担。若设备质量不符合合同要求，无论该设备是否已被甲方接收，甲方都有权根据合同约定追究乙方责任。</w:t>
      </w:r>
    </w:p>
    <w:p w14:paraId="749A310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甲方将于设备正式投入使用时对设备的质量、性能等进行验收。</w:t>
      </w:r>
      <w:r>
        <w:rPr>
          <w:rFonts w:hint="eastAsia" w:ascii="Times New Roman" w:hAnsi="Times New Roman" w:eastAsia="仿宋" w:cs="Times New Roman"/>
          <w:color w:val="000000"/>
          <w:szCs w:val="21"/>
        </w:rPr>
        <w:t>质量、性能验收合格的，甲方出具《验收单》。</w:t>
      </w:r>
    </w:p>
    <w:p w14:paraId="44CC7F0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在最终验收合格前，如甲方发现设备存在质量、性能问题或不符合合同约定的，乙方应在甲方通知的合理期限内无偿予以</w:t>
      </w:r>
      <w:r>
        <w:rPr>
          <w:rFonts w:hint="eastAsia" w:ascii="Times New Roman" w:hAnsi="Times New Roman" w:eastAsia="仿宋" w:cs="Times New Roman"/>
          <w:color w:val="000000"/>
          <w:szCs w:val="21"/>
        </w:rPr>
        <w:t>补、</w:t>
      </w:r>
      <w:r>
        <w:rPr>
          <w:rFonts w:ascii="Times New Roman" w:hAnsi="Times New Roman" w:eastAsia="仿宋" w:cs="Times New Roman"/>
          <w:color w:val="000000"/>
          <w:szCs w:val="21"/>
        </w:rPr>
        <w:t>换</w:t>
      </w:r>
      <w:r>
        <w:rPr>
          <w:rFonts w:hint="eastAsia" w:ascii="Times New Roman" w:hAnsi="Times New Roman" w:eastAsia="仿宋" w:cs="Times New Roman"/>
          <w:color w:val="000000"/>
          <w:szCs w:val="21"/>
        </w:rPr>
        <w:t>以及</w:t>
      </w:r>
      <w:r>
        <w:rPr>
          <w:rFonts w:ascii="Times New Roman" w:hAnsi="Times New Roman" w:eastAsia="仿宋" w:cs="Times New Roman"/>
          <w:color w:val="000000"/>
          <w:szCs w:val="21"/>
        </w:rPr>
        <w:t>整改，并承担因此产生的一切费用</w:t>
      </w:r>
      <w:r>
        <w:rPr>
          <w:rFonts w:hint="eastAsia" w:ascii="Times New Roman" w:hAnsi="Times New Roman" w:eastAsia="仿宋" w:cs="Times New Roman"/>
          <w:color w:val="000000"/>
          <w:szCs w:val="21"/>
        </w:rPr>
        <w:t>，</w:t>
      </w:r>
      <w:r>
        <w:rPr>
          <w:rFonts w:ascii="Times New Roman" w:hAnsi="Times New Roman" w:eastAsia="仿宋" w:cs="Times New Roman"/>
          <w:color w:val="000000"/>
          <w:szCs w:val="21"/>
        </w:rPr>
        <w:t>因此导致迟延交货、工程延误的，乙方应当承担</w:t>
      </w:r>
      <w:r>
        <w:rPr>
          <w:rFonts w:hint="eastAsia" w:ascii="Times New Roman" w:hAnsi="Times New Roman" w:eastAsia="仿宋" w:cs="Times New Roman"/>
          <w:color w:val="000000"/>
          <w:szCs w:val="21"/>
        </w:rPr>
        <w:t>合同约定的</w:t>
      </w:r>
      <w:r>
        <w:rPr>
          <w:rFonts w:ascii="Times New Roman" w:hAnsi="Times New Roman" w:eastAsia="仿宋" w:cs="Times New Roman"/>
          <w:color w:val="000000"/>
          <w:szCs w:val="21"/>
        </w:rPr>
        <w:t>违约责任。乙方拒绝履行上述义务，或</w:t>
      </w:r>
      <w:r>
        <w:rPr>
          <w:rFonts w:hint="eastAsia" w:ascii="Times New Roman" w:hAnsi="Times New Roman" w:eastAsia="仿宋" w:cs="Times New Roman"/>
          <w:color w:val="000000"/>
          <w:szCs w:val="21"/>
        </w:rPr>
        <w:t>补换、</w:t>
      </w:r>
      <w:r>
        <w:rPr>
          <w:rFonts w:ascii="Times New Roman" w:hAnsi="Times New Roman" w:eastAsia="仿宋" w:cs="Times New Roman"/>
          <w:color w:val="000000"/>
          <w:szCs w:val="21"/>
        </w:rPr>
        <w:t>整改后仍未解决问题的，甲方有权</w:t>
      </w:r>
      <w:r>
        <w:rPr>
          <w:rFonts w:hint="eastAsia" w:ascii="Times New Roman" w:hAnsi="Times New Roman" w:eastAsia="仿宋" w:cs="Times New Roman"/>
          <w:color w:val="000000"/>
          <w:szCs w:val="21"/>
        </w:rPr>
        <w:t>视问题严重程度采取折价支付、部分退货乃至</w:t>
      </w:r>
      <w:r>
        <w:rPr>
          <w:rFonts w:ascii="Times New Roman" w:hAnsi="Times New Roman" w:eastAsia="仿宋" w:cs="Times New Roman"/>
          <w:color w:val="000000"/>
          <w:szCs w:val="21"/>
        </w:rPr>
        <w:t>单方解除合同</w:t>
      </w:r>
      <w:r>
        <w:rPr>
          <w:rFonts w:hint="eastAsia" w:ascii="Times New Roman" w:hAnsi="Times New Roman" w:eastAsia="仿宋" w:cs="Times New Roman"/>
          <w:color w:val="000000"/>
          <w:szCs w:val="21"/>
        </w:rPr>
        <w:t>。</w:t>
      </w:r>
      <w:r>
        <w:rPr>
          <w:rFonts w:ascii="Times New Roman" w:hAnsi="Times New Roman" w:eastAsia="仿宋" w:cs="Times New Roman"/>
          <w:color w:val="000000"/>
          <w:szCs w:val="21"/>
        </w:rPr>
        <w:t xml:space="preserve"> </w:t>
      </w:r>
    </w:p>
    <w:p w14:paraId="2625AB32">
      <w:pPr>
        <w:pStyle w:val="2"/>
        <w:ind w:left="105" w:leftChars="50"/>
      </w:pPr>
      <w:r>
        <w:t>质保及售后</w:t>
      </w:r>
    </w:p>
    <w:p w14:paraId="64FB1F03">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3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设备质保期为</w:t>
      </w:r>
      <w:r>
        <w:rPr>
          <w:rFonts w:hint="eastAsia" w:ascii="Times New Roman" w:hAnsi="Times New Roman" w:eastAsia="仿宋" w:cs="Times New Roman"/>
          <w:color w:val="000000"/>
          <w:szCs w:val="21"/>
        </w:rPr>
        <w:t>质量、性能</w:t>
      </w:r>
      <w:r>
        <w:rPr>
          <w:rFonts w:ascii="Times New Roman" w:hAnsi="Times New Roman" w:eastAsia="仿宋" w:cs="Times New Roman"/>
          <w:color w:val="000000"/>
          <w:szCs w:val="21"/>
        </w:rPr>
        <w:t>验收后【】个月。在质保期内出现属乙方设备的质量问题（包括但不限于设计、制造、工艺、配套件的缺陷等而造成的任何设备质量问题或故障），乙方必须自接到甲方维修通知后8小时内进行响应并详细了解设备故障且提出解决方案。若甲方要求乙方到现场处理的，则乙方应在收到甲方通知后48小时内派人到现场提供免费维修（设备备品备件、零部件、人工费等一切费用均免费）并在甲方要求的合理期限内维修完成。乙方怠于维修或者未在甲方要求的合理期限内维修完成的，甲方有权委托第三方进行维修，由此产生的一切费用均由乙方承担，甲方有权从质保金中直接扣除。质保金扣除后，乙方应在收到甲方通知之日起3日内补足质保金。</w:t>
      </w:r>
      <w:r>
        <w:rPr>
          <w:rFonts w:hint="eastAsia" w:ascii="Times New Roman" w:hAnsi="Times New Roman" w:eastAsia="仿宋" w:cs="Times New Roman"/>
          <w:color w:val="000000"/>
          <w:szCs w:val="21"/>
        </w:rPr>
        <w:t>质保期外乙方按照成本价格收取维修费用。</w:t>
      </w:r>
    </w:p>
    <w:p w14:paraId="2625AB3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乙方应对本合同项下设备的</w:t>
      </w:r>
      <w:r>
        <w:rPr>
          <w:rFonts w:hint="eastAsia" w:ascii="Times New Roman" w:hAnsi="Times New Roman" w:eastAsia="仿宋" w:cs="Times New Roman"/>
          <w:color w:val="000000"/>
          <w:szCs w:val="21"/>
        </w:rPr>
        <w:t>安装、调试、</w:t>
      </w:r>
      <w:r>
        <w:rPr>
          <w:rFonts w:ascii="Times New Roman" w:hAnsi="Times New Roman" w:eastAsia="仿宋" w:cs="Times New Roman"/>
          <w:color w:val="000000"/>
          <w:szCs w:val="21"/>
        </w:rPr>
        <w:t>使用提供长期免费远程服务，现场服务质保期内无偿，乙方应于收到甲方通知后3日内达到项目现场；质保期外现场服务价格双方另行协商。</w:t>
      </w:r>
    </w:p>
    <w:p w14:paraId="2625AB39">
      <w:pPr>
        <w:pStyle w:val="2"/>
        <w:ind w:left="105" w:leftChars="50"/>
      </w:pPr>
      <w:r>
        <w:t>付款期限与方式</w:t>
      </w:r>
    </w:p>
    <w:p w14:paraId="3C116463">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3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付款期限</w:t>
      </w:r>
    </w:p>
    <w:p w14:paraId="5BF3ED40">
      <w:pPr>
        <w:pStyle w:val="14"/>
        <w:tabs>
          <w:tab w:val="left" w:pos="312"/>
        </w:tabs>
        <w:spacing w:line="300" w:lineRule="auto"/>
        <w:ind w:left="559" w:firstLine="0" w:firstLineChars="0"/>
        <w:rPr>
          <w:rFonts w:hint="eastAsia" w:ascii="Times New Roman" w:hAnsi="Times New Roman" w:eastAsia="仿宋" w:cs="Times New Roman"/>
          <w:color w:val="000000"/>
          <w:szCs w:val="21"/>
        </w:rPr>
      </w:pPr>
      <w:r>
        <w:rPr>
          <w:rFonts w:hint="eastAsia" w:ascii="Times New Roman" w:hAnsi="Times New Roman" w:eastAsia="仿宋" w:cs="Times New Roman"/>
          <w:color w:val="000000"/>
          <w:szCs w:val="21"/>
        </w:rPr>
        <w:t>（1）预付款：合同总价的【】%。</w:t>
      </w:r>
    </w:p>
    <w:p w14:paraId="37E18465">
      <w:pPr>
        <w:pStyle w:val="14"/>
        <w:tabs>
          <w:tab w:val="left" w:pos="312"/>
        </w:tabs>
        <w:spacing w:line="300" w:lineRule="auto"/>
        <w:ind w:left="559" w:firstLine="0" w:firstLineChars="0"/>
        <w:rPr>
          <w:rFonts w:hint="eastAsia" w:ascii="Times New Roman" w:hAnsi="Times New Roman" w:eastAsia="仿宋" w:cs="Times New Roman"/>
          <w:color w:val="000000"/>
          <w:szCs w:val="21"/>
        </w:rPr>
      </w:pPr>
      <w:r>
        <w:rPr>
          <w:rFonts w:hint="eastAsia" w:ascii="Times New Roman" w:hAnsi="Times New Roman" w:eastAsia="仿宋" w:cs="Times New Roman"/>
          <w:color w:val="000000"/>
          <w:szCs w:val="21"/>
        </w:rPr>
        <w:t>（2）发货款：本合同项下设备经甲方确认满足发货条件后支付合同总价的【】%，乙方应于付款后3日内将全部设备发运并按本合同约定将相关运输物流信息通知甲方。</w:t>
      </w:r>
    </w:p>
    <w:p w14:paraId="61A0EFDB">
      <w:pPr>
        <w:pStyle w:val="14"/>
        <w:tabs>
          <w:tab w:val="left" w:pos="312"/>
        </w:tabs>
        <w:spacing w:line="300" w:lineRule="auto"/>
        <w:ind w:left="559" w:firstLine="0" w:firstLineChars="0"/>
        <w:rPr>
          <w:rFonts w:hint="eastAsia" w:ascii="Times New Roman" w:hAnsi="Times New Roman" w:eastAsia="仿宋" w:cs="Times New Roman"/>
          <w:color w:val="000000"/>
          <w:szCs w:val="21"/>
        </w:rPr>
      </w:pPr>
      <w:r>
        <w:rPr>
          <w:rFonts w:hint="eastAsia" w:ascii="Times New Roman" w:hAnsi="Times New Roman" w:eastAsia="仿宋" w:cs="Times New Roman"/>
          <w:color w:val="000000"/>
          <w:szCs w:val="21"/>
        </w:rPr>
        <w:t>（3）到货款：乙方按约将本合同项下全部设备运抵至交货地点并经甲方初步验收后15个工作日内，甲方向乙方支付合同总价的【】%。申请付款前，乙方需提供甲方签收人员签字签日期的《送货单》。</w:t>
      </w:r>
    </w:p>
    <w:p w14:paraId="761E843D">
      <w:pPr>
        <w:pStyle w:val="14"/>
        <w:tabs>
          <w:tab w:val="left" w:pos="312"/>
        </w:tabs>
        <w:spacing w:line="300" w:lineRule="auto"/>
        <w:ind w:left="559" w:firstLine="0" w:firstLineChars="0"/>
        <w:rPr>
          <w:rFonts w:hint="eastAsia" w:ascii="Times New Roman" w:hAnsi="Times New Roman" w:eastAsia="仿宋" w:cs="Times New Roman"/>
          <w:color w:val="000000"/>
          <w:szCs w:val="21"/>
        </w:rPr>
      </w:pPr>
      <w:r>
        <w:rPr>
          <w:rFonts w:hint="eastAsia" w:ascii="Times New Roman" w:hAnsi="Times New Roman" w:eastAsia="仿宋" w:cs="Times New Roman"/>
          <w:color w:val="000000"/>
          <w:szCs w:val="21"/>
        </w:rPr>
        <w:t>（4）验收款：本合同项下所有设备（含增补项）经质量、性能验收合格，甲方向乙方支付合同总价的【】%。申请付款前，乙方需提供甲方盖章的《验收单》。</w:t>
      </w:r>
    </w:p>
    <w:p w14:paraId="2625AB3E">
      <w:pPr>
        <w:pStyle w:val="14"/>
        <w:tabs>
          <w:tab w:val="left" w:pos="312"/>
        </w:tabs>
        <w:spacing w:line="300" w:lineRule="auto"/>
        <w:ind w:left="559" w:firstLine="0" w:firstLineChars="0"/>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（5）质保金：剩余合同总价的【】%作为质保金，质保期满且运行无问题，甲方出具《质保期满验收合格证明》后5个工作日内，扣除乙方应承担的违约金、罚款等费用（如有）后无息支付给乙方。</w:t>
      </w:r>
    </w:p>
    <w:p w14:paraId="2625AB3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付款方式：{paymentTerms}电汇或银行承兑汇票。</w:t>
      </w:r>
    </w:p>
    <w:p w14:paraId="2625AB4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w:t>
      </w:r>
      <w:r>
        <w:rPr>
          <w:rFonts w:hint="eastAsia" w:ascii="Times New Roman" w:hAnsi="Times New Roman" w:eastAsia="仿宋" w:cs="Times New Roman"/>
          <w:color w:val="000000"/>
          <w:szCs w:val="21"/>
          <w:lang w:val="en-US" w:eastAsia="zh-CN"/>
        </w:rPr>
        <w:t>应在发货后3天内向</w:t>
      </w:r>
      <w:r>
        <w:rPr>
          <w:rFonts w:ascii="Times New Roman" w:hAnsi="Times New Roman" w:eastAsia="仿宋" w:cs="Times New Roman"/>
          <w:color w:val="000000"/>
          <w:szCs w:val="21"/>
        </w:rPr>
        <w:t>甲方开具</w:t>
      </w:r>
      <w:r>
        <w:rPr>
          <w:rFonts w:hint="eastAsia" w:ascii="Times New Roman" w:hAnsi="Times New Roman" w:eastAsia="仿宋" w:cs="Times New Roman"/>
          <w:color w:val="000000"/>
          <w:szCs w:val="21"/>
          <w:lang w:val="en-US" w:eastAsia="zh-CN"/>
        </w:rPr>
        <w:t>全额</w:t>
      </w:r>
      <w:r>
        <w:rPr>
          <w:rFonts w:ascii="Times New Roman" w:hAnsi="Times New Roman" w:eastAsia="仿宋" w:cs="Times New Roman"/>
          <w:color w:val="000000"/>
          <w:szCs w:val="21"/>
        </w:rPr>
        <w:t>正规的13%增值税专用发票，否则甲方有权拒绝支付相应费用。若乙方提供不符合要求的发票（如虚开发票、假发票等），甲方将暂停支付全部应付款项，并要求乙方重新提供合格发票，因乙方发票问题造成的甲方损失均由乙方承担。如因此导致甲方被税务部门等行政机关处罚的，乙方另需支付合同金额50%的惩罚性违约金。</w:t>
      </w:r>
    </w:p>
    <w:p w14:paraId="2625AB41">
      <w:pPr>
        <w:pStyle w:val="2"/>
        <w:ind w:left="105" w:leftChars="50"/>
      </w:pPr>
      <w:r>
        <w:t>双方的权利和义务</w:t>
      </w:r>
    </w:p>
    <w:p w14:paraId="66F40904">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4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甲方权利义务</w:t>
      </w:r>
    </w:p>
    <w:p w14:paraId="2625AB43">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甲方因采购设备提供给乙方的全部图纸、文件和其他含有数据和信息的任何载体由甲方拥有全部知识产权，乙方不得有印制或泄露等行为。否则，甲方有权追究乙方的侵权责任、停止与乙方的合作并暂缓支付乙方的货款。</w:t>
      </w:r>
    </w:p>
    <w:p w14:paraId="2625AB44">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甲方有权监督乙方对本合同的履行，对乙方在供货进度、设备质量等问题上进行检查、监督，并提出通报、建议、整改等要求。甲方有权在设备发货前随时到乙方工厂</w:t>
      </w:r>
      <w:r>
        <w:rPr>
          <w:rFonts w:hint="eastAsia" w:ascii="Times New Roman" w:hAnsi="Times New Roman" w:eastAsia="仿宋" w:cs="Times New Roman"/>
          <w:color w:val="000000"/>
          <w:szCs w:val="21"/>
        </w:rPr>
        <w:t>核实</w:t>
      </w:r>
      <w:r>
        <w:rPr>
          <w:rFonts w:ascii="Times New Roman" w:hAnsi="Times New Roman" w:eastAsia="仿宋" w:cs="Times New Roman"/>
          <w:color w:val="000000"/>
          <w:szCs w:val="21"/>
        </w:rPr>
        <w:t>备货情况，安排专业质检人员进行设备质量检查等。</w:t>
      </w:r>
    </w:p>
    <w:p w14:paraId="2625AB4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乙方权利义务</w:t>
      </w:r>
    </w:p>
    <w:p w14:paraId="2625AB48">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指派【】（身份证号码：【】、联系电话【】、联系地址【】、邮箱【】）为乙方代表（下称“乙方代表人”），全面负责本合同的履行、沟通、协调事宜，其所签署的文件即为乙方的真实意思表示，乙方均予以认可。</w:t>
      </w:r>
    </w:p>
    <w:p w14:paraId="05F4073F">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应确保其（委托的）运输、装卸人员等进入甲方项目现场时必须听从甲方管理人员指挥，进场车辆必须听从甲方管理人员调度，并遵守甲方项目现场相关管理制度。对不听从甲方管理的人员、车辆，甲方有权清理出场，由此影响施工所造成的一切甲方损失由乙方承担。</w:t>
      </w:r>
    </w:p>
    <w:p w14:paraId="2625AB4B">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若因乙方违约或侵权导致甲方或项目建设方、使用方遭受投诉、索赔、诉讼等，甲方通知乙方后，乙方应自费应对该等投诉、索赔、诉讼。如因此给造成甲方损失的，甲方有权向乙方追索。</w:t>
      </w:r>
    </w:p>
    <w:p w14:paraId="76755149">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乙方提供的产品不得侵犯第三方的知识产权（专利权、商标权、工业产权、版权等）。否则，乙方应承担因此产生的全部责任，并赔偿甲方因此所受的全部损失</w:t>
      </w:r>
      <w:r>
        <w:rPr>
          <w:rFonts w:hint="eastAsia" w:ascii="Times New Roman" w:hAnsi="Times New Roman" w:eastAsia="仿宋" w:cs="Times New Roman"/>
          <w:color w:val="000000"/>
          <w:szCs w:val="21"/>
        </w:rPr>
        <w:t>；</w:t>
      </w:r>
      <w:r>
        <w:rPr>
          <w:rFonts w:ascii="Times New Roman" w:hAnsi="Times New Roman" w:eastAsia="仿宋" w:cs="Times New Roman"/>
          <w:color w:val="000000"/>
          <w:szCs w:val="21"/>
        </w:rPr>
        <w:t>若导致甲方向第三方进行赔偿的，乙方有义务最终承担该赔偿金以及其他费用</w:t>
      </w:r>
      <w:r>
        <w:rPr>
          <w:rFonts w:hint="eastAsia" w:ascii="Times New Roman" w:hAnsi="Times New Roman" w:eastAsia="仿宋" w:cs="Times New Roman"/>
          <w:color w:val="000000"/>
          <w:szCs w:val="21"/>
        </w:rPr>
        <w:t>。</w:t>
      </w:r>
    </w:p>
    <w:p w14:paraId="2625AB4C">
      <w:pPr>
        <w:pStyle w:val="2"/>
        <w:ind w:left="105" w:leftChars="50"/>
      </w:pPr>
      <w:r>
        <w:t>违约责任</w:t>
      </w:r>
    </w:p>
    <w:p w14:paraId="2DC86397">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6C4287B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乙方迟延交货（发错货、缺漏货视为未按期交货）的，每逾期1天，应按合同总价的</w:t>
      </w:r>
      <w:r>
        <w:rPr>
          <w:rFonts w:hint="eastAsia" w:eastAsia="仿宋" w:cs="Times New Roman"/>
          <w:color w:val="000000"/>
          <w:szCs w:val="21"/>
          <w:highlight w:val="yellow"/>
          <w:lang w:val="en-US" w:eastAsia="zh-CN"/>
        </w:rPr>
        <w:t>百分之一</w:t>
      </w:r>
      <w:r>
        <w:rPr>
          <w:rFonts w:ascii="Times New Roman" w:hAnsi="Times New Roman" w:eastAsia="仿宋" w:cs="Times New Roman"/>
          <w:color w:val="000000"/>
          <w:szCs w:val="21"/>
        </w:rPr>
        <w:t>每日计算违约金，</w:t>
      </w:r>
      <w:r>
        <w:rPr>
          <w:rFonts w:hint="eastAsia" w:ascii="Times New Roman" w:hAnsi="Times New Roman" w:eastAsia="仿宋" w:cs="Times New Roman"/>
          <w:color w:val="000000"/>
          <w:szCs w:val="21"/>
        </w:rPr>
        <w:t>违约金不足以弥补</w:t>
      </w:r>
      <w:r>
        <w:rPr>
          <w:rFonts w:ascii="Times New Roman" w:hAnsi="Times New Roman" w:eastAsia="仿宋" w:cs="Times New Roman"/>
          <w:color w:val="000000"/>
          <w:szCs w:val="21"/>
        </w:rPr>
        <w:t>甲方损失的，</w:t>
      </w:r>
      <w:bookmarkStart w:id="1" w:name="OLE_LINK20"/>
      <w:r>
        <w:rPr>
          <w:rFonts w:ascii="Times New Roman" w:hAnsi="Times New Roman" w:eastAsia="仿宋" w:cs="Times New Roman"/>
          <w:color w:val="000000"/>
          <w:szCs w:val="21"/>
        </w:rPr>
        <w:t>乙方</w:t>
      </w:r>
      <w:r>
        <w:rPr>
          <w:rFonts w:hint="eastAsia" w:ascii="Times New Roman" w:hAnsi="Times New Roman" w:eastAsia="仿宋" w:cs="Times New Roman"/>
          <w:color w:val="000000"/>
          <w:szCs w:val="21"/>
        </w:rPr>
        <w:t>应</w:t>
      </w:r>
      <w:r>
        <w:rPr>
          <w:rFonts w:ascii="Times New Roman" w:hAnsi="Times New Roman" w:eastAsia="仿宋" w:cs="Times New Roman"/>
          <w:color w:val="000000"/>
          <w:szCs w:val="21"/>
        </w:rPr>
        <w:t>另行承担赔偿责任。</w:t>
      </w:r>
      <w:bookmarkEnd w:id="1"/>
      <w:r>
        <w:rPr>
          <w:rFonts w:ascii="Times New Roman" w:hAnsi="Times New Roman" w:eastAsia="仿宋" w:cs="Times New Roman"/>
          <w:color w:val="000000"/>
          <w:szCs w:val="21"/>
        </w:rPr>
        <w:t>逾期超过30日的，甲方有权解除合同。乙方交付的不符合合同约定的设备达到合同总价的30%的，甲方有权解除合同。</w:t>
      </w:r>
    </w:p>
    <w:p w14:paraId="4F5CDCB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甲方未按照本合同约定期限履行付款义务，应以逾期未付金额为基数按同期全国银行间同业拆借中心公布的一年期贷款市场报价利率向乙方支付违约金。</w:t>
      </w:r>
    </w:p>
    <w:p w14:paraId="388CD1C5">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除本合同另有约定外，乙方出现违约行为，甲方书面通知整改后10日内仍不进行整改的，甲方有权解除合同。因乙方违约导致合同解除的，乙方应向甲方支付本合同总价的20%作为违约金，违约金不足以弥补甲方损失的，乙方应另行承担赔偿责任。</w:t>
      </w:r>
    </w:p>
    <w:p w14:paraId="2625AB54">
      <w:pPr>
        <w:pStyle w:val="2"/>
        <w:ind w:left="105" w:leftChars="50"/>
      </w:pPr>
      <w:r>
        <w:t>保密条款</w:t>
      </w:r>
    </w:p>
    <w:p w14:paraId="467436E7">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5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乙方对</w:t>
      </w:r>
      <w:r>
        <w:rPr>
          <w:rFonts w:hint="eastAsia" w:ascii="Times New Roman" w:hAnsi="Times New Roman" w:eastAsia="仿宋" w:cs="Times New Roman"/>
          <w:color w:val="000000"/>
          <w:szCs w:val="21"/>
        </w:rPr>
        <w:t>因履行</w:t>
      </w:r>
      <w:r>
        <w:rPr>
          <w:rFonts w:ascii="Times New Roman" w:hAnsi="Times New Roman" w:eastAsia="仿宋" w:cs="Times New Roman"/>
          <w:color w:val="000000"/>
          <w:szCs w:val="21"/>
        </w:rPr>
        <w:t>本合同</w:t>
      </w:r>
      <w:r>
        <w:rPr>
          <w:rFonts w:hint="eastAsia" w:ascii="Times New Roman" w:hAnsi="Times New Roman" w:eastAsia="仿宋" w:cs="Times New Roman"/>
          <w:color w:val="000000"/>
          <w:szCs w:val="21"/>
        </w:rPr>
        <w:t>获取的</w:t>
      </w:r>
      <w:r>
        <w:rPr>
          <w:rFonts w:ascii="Times New Roman" w:hAnsi="Times New Roman" w:eastAsia="仿宋" w:cs="Times New Roman"/>
          <w:color w:val="000000"/>
          <w:szCs w:val="21"/>
        </w:rPr>
        <w:t>甲方未予公开的信息</w:t>
      </w:r>
      <w:r>
        <w:rPr>
          <w:rFonts w:hint="eastAsia" w:ascii="Times New Roman" w:hAnsi="Times New Roman" w:eastAsia="仿宋" w:cs="Times New Roman"/>
          <w:color w:val="000000"/>
          <w:szCs w:val="21"/>
        </w:rPr>
        <w:t>，以及</w:t>
      </w:r>
      <w:r>
        <w:rPr>
          <w:rFonts w:ascii="Times New Roman" w:hAnsi="Times New Roman" w:eastAsia="仿宋" w:cs="Times New Roman"/>
          <w:color w:val="000000"/>
          <w:szCs w:val="21"/>
        </w:rPr>
        <w:t>本合同所涉相关信息，包括但不限于合同主体商业活动、产品、技术细节及性能、价格等负有保密义务，在未得到甲方同意时不得向任何第三方披露，且不得用于履行本合同以外其他目的，乙方的保密义务不因本合同终止而免除。如乙方违反保密义务，</w:t>
      </w:r>
      <w:r>
        <w:rPr>
          <w:rFonts w:hint="eastAsia" w:ascii="Times New Roman" w:hAnsi="Times New Roman" w:eastAsia="仿宋" w:cs="Times New Roman"/>
          <w:color w:val="000000"/>
          <w:szCs w:val="21"/>
        </w:rPr>
        <w:t>甲方有权要求乙方支付违约金，违约金按照以下金额较高者确定：（1）甲方因乙方违反保密义务受到的损失；（2）乙方因违反保密义务所获得的利益，包括但不限于因使用或披露保密信息而获得的经济利益、竞争优势等；（3）本合同总金额的30%</w:t>
      </w:r>
      <w:r>
        <w:rPr>
          <w:rFonts w:ascii="Times New Roman" w:hAnsi="Times New Roman" w:eastAsia="仿宋" w:cs="Times New Roman"/>
          <w:color w:val="000000"/>
          <w:szCs w:val="21"/>
        </w:rPr>
        <w:t>。</w:t>
      </w:r>
    </w:p>
    <w:p w14:paraId="2625AB59">
      <w:pPr>
        <w:pStyle w:val="2"/>
        <w:ind w:left="105" w:leftChars="50"/>
      </w:pPr>
      <w:r>
        <w:t>不可抗力</w:t>
      </w:r>
    </w:p>
    <w:p w14:paraId="37E82C7E">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5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凡因</w:t>
      </w:r>
      <w:r>
        <w:rPr>
          <w:rFonts w:hint="eastAsia" w:ascii="Times New Roman" w:hAnsi="Times New Roman" w:eastAsia="仿宋" w:cs="Times New Roman"/>
          <w:color w:val="000000"/>
          <w:szCs w:val="21"/>
        </w:rPr>
        <w:t>自然灾害、政府行为、行业环境重大变化等</w:t>
      </w:r>
      <w:r>
        <w:rPr>
          <w:rFonts w:ascii="Times New Roman" w:hAnsi="Times New Roman" w:eastAsia="仿宋" w:cs="Times New Roman"/>
          <w:color w:val="000000"/>
          <w:szCs w:val="21"/>
        </w:rPr>
        <w:t>不可抗力导致</w:t>
      </w:r>
      <w:r>
        <w:rPr>
          <w:rFonts w:hint="eastAsia" w:ascii="Times New Roman" w:hAnsi="Times New Roman" w:eastAsia="仿宋" w:cs="Times New Roman"/>
          <w:color w:val="000000"/>
          <w:szCs w:val="21"/>
        </w:rPr>
        <w:t>一方</w:t>
      </w:r>
      <w:r>
        <w:rPr>
          <w:rFonts w:ascii="Times New Roman" w:hAnsi="Times New Roman" w:eastAsia="仿宋" w:cs="Times New Roman"/>
          <w:color w:val="000000"/>
          <w:szCs w:val="21"/>
        </w:rPr>
        <w:t>不能依合同履行其义务时，</w:t>
      </w:r>
      <w:r>
        <w:rPr>
          <w:rFonts w:hint="eastAsia" w:ascii="Times New Roman" w:hAnsi="Times New Roman" w:eastAsia="仿宋" w:cs="Times New Roman"/>
          <w:color w:val="000000"/>
          <w:szCs w:val="21"/>
        </w:rPr>
        <w:t>双</w:t>
      </w:r>
      <w:r>
        <w:rPr>
          <w:rFonts w:ascii="Times New Roman" w:hAnsi="Times New Roman" w:eastAsia="仿宋" w:cs="Times New Roman"/>
          <w:color w:val="000000"/>
          <w:szCs w:val="21"/>
        </w:rPr>
        <w:t>方均不负违约责任，但必须及时告知</w:t>
      </w:r>
      <w:r>
        <w:rPr>
          <w:rFonts w:hint="eastAsia" w:ascii="Times New Roman" w:hAnsi="Times New Roman" w:eastAsia="仿宋" w:cs="Times New Roman"/>
          <w:color w:val="000000"/>
          <w:szCs w:val="21"/>
        </w:rPr>
        <w:t>另一</w:t>
      </w:r>
      <w:r>
        <w:rPr>
          <w:rFonts w:ascii="Times New Roman" w:hAnsi="Times New Roman" w:eastAsia="仿宋" w:cs="Times New Roman"/>
          <w:color w:val="000000"/>
          <w:szCs w:val="21"/>
        </w:rPr>
        <w:t>方，且在不可抗力事件发生后7日内提供不可抗力事件有关证明。</w:t>
      </w:r>
    </w:p>
    <w:p w14:paraId="2625AB5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如当事人一方在迟延履行后发生不可抗力的，不能免除其违约责任。</w:t>
      </w:r>
    </w:p>
    <w:p w14:paraId="2625AB5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如果不可抗力事件造成迟延</w:t>
      </w:r>
      <w:r>
        <w:rPr>
          <w:rFonts w:hint="eastAsia" w:ascii="Times New Roman" w:hAnsi="Times New Roman" w:eastAsia="仿宋" w:cs="Times New Roman"/>
          <w:color w:val="000000"/>
          <w:szCs w:val="21"/>
        </w:rPr>
        <w:t>发货</w:t>
      </w:r>
      <w:r>
        <w:rPr>
          <w:rFonts w:ascii="Times New Roman" w:hAnsi="Times New Roman" w:eastAsia="仿宋" w:cs="Times New Roman"/>
          <w:color w:val="000000"/>
          <w:szCs w:val="21"/>
        </w:rPr>
        <w:t>超过</w:t>
      </w:r>
      <w:r>
        <w:rPr>
          <w:rFonts w:hint="eastAsia" w:ascii="Times New Roman" w:hAnsi="Times New Roman" w:eastAsia="仿宋" w:cs="Times New Roman"/>
          <w:color w:val="000000"/>
          <w:szCs w:val="21"/>
        </w:rPr>
        <w:t>30日</w:t>
      </w:r>
      <w:r>
        <w:rPr>
          <w:rFonts w:ascii="Times New Roman" w:hAnsi="Times New Roman" w:eastAsia="仿宋" w:cs="Times New Roman"/>
          <w:color w:val="000000"/>
          <w:szCs w:val="21"/>
        </w:rPr>
        <w:t>，甲方有权解除本合同且无需承担违约责任。</w:t>
      </w:r>
    </w:p>
    <w:p w14:paraId="2625AB5D">
      <w:pPr>
        <w:pStyle w:val="2"/>
        <w:ind w:left="105" w:leftChars="50"/>
      </w:pPr>
      <w:r>
        <w:t>争议解决</w:t>
      </w:r>
    </w:p>
    <w:p w14:paraId="3BCF77A3">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5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凡与本合同或执行本合同而发生的一切争议，双方应通过友好协商解决。如协商不成，任何一方均应向合同签订地的人民法院提起诉讼。</w:t>
      </w:r>
    </w:p>
    <w:p w14:paraId="2625AB5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争议解决过程中，双方应本着保证项目建设正常进行的原则继续履行合同，否则由此造成的甲方损失应由乙方承担。</w:t>
      </w:r>
    </w:p>
    <w:p w14:paraId="2625AB62">
      <w:pPr>
        <w:pStyle w:val="2"/>
        <w:ind w:left="105" w:leftChars="50"/>
      </w:pPr>
      <w:r>
        <w:t>其他</w:t>
      </w:r>
    </w:p>
    <w:p w14:paraId="0B93C916">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4CCFDE95">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因项目实际情况发生变化等非乙方原因，需调换设备品种规格的，乙方应予以调换，因此增加的实际费用双方友好协商处理；需</w:t>
      </w:r>
      <w:r>
        <w:rPr>
          <w:rFonts w:ascii="Times New Roman" w:hAnsi="Times New Roman" w:eastAsia="仿宋" w:cs="Times New Roman"/>
          <w:color w:val="000000"/>
          <w:szCs w:val="21"/>
        </w:rPr>
        <w:t>取消</w:t>
      </w:r>
      <w:r>
        <w:rPr>
          <w:rFonts w:hint="eastAsia" w:ascii="Times New Roman" w:hAnsi="Times New Roman" w:eastAsia="仿宋" w:cs="Times New Roman"/>
          <w:color w:val="000000"/>
          <w:szCs w:val="21"/>
        </w:rPr>
        <w:t>全部或部分</w:t>
      </w:r>
      <w:r>
        <w:rPr>
          <w:rFonts w:ascii="Times New Roman" w:hAnsi="Times New Roman" w:eastAsia="仿宋" w:cs="Times New Roman"/>
          <w:color w:val="000000"/>
          <w:szCs w:val="21"/>
        </w:rPr>
        <w:t>设备采购</w:t>
      </w:r>
      <w:r>
        <w:rPr>
          <w:rFonts w:hint="eastAsia" w:ascii="Times New Roman" w:hAnsi="Times New Roman" w:eastAsia="仿宋" w:cs="Times New Roman"/>
          <w:color w:val="000000"/>
          <w:szCs w:val="21"/>
        </w:rPr>
        <w:t>的，乙方同意给予甲方180日的缓冲期（缓冲期内保管费用按照本合同约定执行）。缓冲期内，甲方积极寻求将设备转用于其他项目，乙方则应积极寻求设备转售。如缓冲期内乙方将设备成功转售且退回甲方前期已支付的货款，甲方将给予乙方未来订单报价差异5%以内的优先采购权。如缓冲期届满设备无法转用于其他项目也未能转售的，甲方将补偿乙方为备货已经发生的合理费用（以取消的设备实际生产制作成本为限且不超过取消的设备在本合同下的金额），乙方应提交相关费用证明。</w:t>
      </w:r>
      <w:bookmarkStart w:id="2" w:name="OLE_LINK6"/>
      <w:r>
        <w:rPr>
          <w:rFonts w:ascii="Times New Roman" w:hAnsi="Times New Roman" w:eastAsia="仿宋" w:cs="Times New Roman"/>
          <w:color w:val="000000"/>
          <w:szCs w:val="21"/>
        </w:rPr>
        <w:t>如果甲方</w:t>
      </w:r>
      <w:r>
        <w:rPr>
          <w:rFonts w:hint="eastAsia" w:ascii="Times New Roman" w:hAnsi="Times New Roman" w:eastAsia="仿宋" w:cs="Times New Roman"/>
          <w:color w:val="000000"/>
          <w:szCs w:val="21"/>
        </w:rPr>
        <w:t>已支付的货款</w:t>
      </w:r>
      <w:r>
        <w:rPr>
          <w:rFonts w:ascii="Times New Roman" w:hAnsi="Times New Roman" w:eastAsia="仿宋" w:cs="Times New Roman"/>
          <w:color w:val="000000"/>
          <w:szCs w:val="21"/>
        </w:rPr>
        <w:t>大于</w:t>
      </w:r>
      <w:r>
        <w:rPr>
          <w:rFonts w:hint="eastAsia" w:ascii="Times New Roman" w:hAnsi="Times New Roman" w:eastAsia="仿宋" w:cs="Times New Roman"/>
          <w:color w:val="000000"/>
          <w:szCs w:val="21"/>
        </w:rPr>
        <w:t>上述补偿费用的</w:t>
      </w:r>
      <w:r>
        <w:rPr>
          <w:rFonts w:ascii="Times New Roman" w:hAnsi="Times New Roman" w:eastAsia="仿宋" w:cs="Times New Roman"/>
          <w:color w:val="000000"/>
          <w:szCs w:val="21"/>
        </w:rPr>
        <w:t>，乙方应于收到</w:t>
      </w:r>
      <w:r>
        <w:rPr>
          <w:rFonts w:hint="eastAsia" w:ascii="Times New Roman" w:hAnsi="Times New Roman" w:eastAsia="仿宋" w:cs="Times New Roman"/>
          <w:color w:val="000000"/>
          <w:szCs w:val="21"/>
        </w:rPr>
        <w:t>甲方</w:t>
      </w:r>
      <w:r>
        <w:rPr>
          <w:rFonts w:ascii="Times New Roman" w:hAnsi="Times New Roman" w:eastAsia="仿宋" w:cs="Times New Roman"/>
          <w:color w:val="000000"/>
          <w:szCs w:val="21"/>
        </w:rPr>
        <w:t>通知</w:t>
      </w:r>
      <w:r>
        <w:rPr>
          <w:rFonts w:hint="eastAsia" w:ascii="Times New Roman" w:hAnsi="Times New Roman" w:eastAsia="仿宋" w:cs="Times New Roman"/>
          <w:color w:val="000000"/>
          <w:szCs w:val="21"/>
        </w:rPr>
        <w:t>后</w:t>
      </w:r>
      <w:r>
        <w:rPr>
          <w:rFonts w:ascii="Times New Roman" w:hAnsi="Times New Roman" w:eastAsia="仿宋" w:cs="Times New Roman"/>
          <w:color w:val="000000"/>
          <w:szCs w:val="21"/>
        </w:rPr>
        <w:t>5日内</w:t>
      </w:r>
      <w:r>
        <w:rPr>
          <w:rFonts w:hint="eastAsia" w:ascii="Times New Roman" w:hAnsi="Times New Roman" w:eastAsia="仿宋" w:cs="Times New Roman"/>
          <w:color w:val="000000"/>
          <w:szCs w:val="21"/>
        </w:rPr>
        <w:t>返还差额</w:t>
      </w:r>
      <w:r>
        <w:rPr>
          <w:rFonts w:ascii="Times New Roman" w:hAnsi="Times New Roman" w:eastAsia="仿宋" w:cs="Times New Roman"/>
          <w:color w:val="000000"/>
          <w:szCs w:val="21"/>
        </w:rPr>
        <w:t>。</w:t>
      </w:r>
      <w:bookmarkEnd w:id="2"/>
      <w:r>
        <w:rPr>
          <w:rFonts w:hint="eastAsia" w:ascii="Times New Roman" w:hAnsi="Times New Roman" w:eastAsia="仿宋" w:cs="Times New Roman"/>
          <w:color w:val="000000"/>
          <w:szCs w:val="21"/>
        </w:rPr>
        <w:t>甲方按照上述约定补偿乙方的，乙方应将设备按照现状移交给甲方。</w:t>
      </w:r>
    </w:p>
    <w:p w14:paraId="2625AB6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本合同项下通知应以书面作出，</w:t>
      </w:r>
      <w:r>
        <w:rPr>
          <w:rFonts w:hint="eastAsia" w:ascii="Times New Roman" w:hAnsi="Times New Roman" w:eastAsia="仿宋" w:cs="Times New Roman"/>
          <w:color w:val="000000"/>
          <w:szCs w:val="21"/>
        </w:rPr>
        <w:t>送达至</w:t>
      </w:r>
      <w:r>
        <w:rPr>
          <w:rFonts w:ascii="Times New Roman" w:hAnsi="Times New Roman" w:eastAsia="仿宋" w:cs="Times New Roman"/>
          <w:color w:val="000000"/>
          <w:szCs w:val="21"/>
        </w:rPr>
        <w:t>乙方</w:t>
      </w:r>
      <w:r>
        <w:rPr>
          <w:rFonts w:hint="eastAsia" w:ascii="Times New Roman" w:hAnsi="Times New Roman" w:eastAsia="仿宋" w:cs="Times New Roman"/>
          <w:color w:val="000000"/>
          <w:szCs w:val="21"/>
        </w:rPr>
        <w:t>或乙方</w:t>
      </w:r>
      <w:r>
        <w:rPr>
          <w:rFonts w:ascii="Times New Roman" w:hAnsi="Times New Roman" w:eastAsia="仿宋" w:cs="Times New Roman"/>
          <w:color w:val="000000"/>
          <w:szCs w:val="21"/>
        </w:rPr>
        <w:t>代表人的地址或邮箱</w:t>
      </w:r>
      <w:r>
        <w:rPr>
          <w:rFonts w:hint="eastAsia" w:ascii="Times New Roman" w:hAnsi="Times New Roman" w:eastAsia="仿宋" w:cs="Times New Roman"/>
          <w:color w:val="000000"/>
          <w:szCs w:val="21"/>
        </w:rPr>
        <w:t>，或通过短信、微信等通讯方式送达</w:t>
      </w:r>
      <w:r>
        <w:rPr>
          <w:rFonts w:ascii="Times New Roman" w:hAnsi="Times New Roman" w:eastAsia="仿宋" w:cs="Times New Roman"/>
          <w:color w:val="000000"/>
          <w:szCs w:val="21"/>
        </w:rPr>
        <w:t>。乙方</w:t>
      </w:r>
      <w:r>
        <w:rPr>
          <w:rFonts w:hint="eastAsia" w:ascii="Times New Roman" w:hAnsi="Times New Roman" w:eastAsia="仿宋" w:cs="Times New Roman"/>
          <w:color w:val="000000"/>
          <w:szCs w:val="21"/>
        </w:rPr>
        <w:t>或</w:t>
      </w:r>
      <w:r>
        <w:rPr>
          <w:rFonts w:ascii="Times New Roman" w:hAnsi="Times New Roman" w:eastAsia="仿宋" w:cs="Times New Roman"/>
          <w:color w:val="000000"/>
          <w:szCs w:val="21"/>
        </w:rPr>
        <w:t>代表人</w:t>
      </w:r>
      <w:r>
        <w:rPr>
          <w:rFonts w:hint="eastAsia" w:ascii="Times New Roman" w:hAnsi="Times New Roman" w:eastAsia="仿宋" w:cs="Times New Roman"/>
          <w:color w:val="000000"/>
          <w:szCs w:val="21"/>
        </w:rPr>
        <w:t>的</w:t>
      </w:r>
      <w:r>
        <w:rPr>
          <w:rFonts w:ascii="Times New Roman" w:hAnsi="Times New Roman" w:eastAsia="仿宋" w:cs="Times New Roman"/>
          <w:color w:val="000000"/>
          <w:szCs w:val="21"/>
        </w:rPr>
        <w:t>联系地址、方式发生变更的，应自发生变化之日起3日内以书面形式通知甲方。</w:t>
      </w:r>
    </w:p>
    <w:p w14:paraId="2625AB6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本合同项下甲方损失的定义包括但不限于因设备质量问题造成的工期延误损失、重新安装损失、项目业主方或其他第三方</w:t>
      </w:r>
      <w:r>
        <w:rPr>
          <w:rFonts w:hint="eastAsia" w:ascii="Times New Roman" w:hAnsi="Times New Roman" w:eastAsia="仿宋" w:cs="Times New Roman"/>
          <w:color w:val="000000"/>
          <w:szCs w:val="21"/>
        </w:rPr>
        <w:t>对甲方的</w:t>
      </w:r>
      <w:r>
        <w:rPr>
          <w:rFonts w:ascii="Times New Roman" w:hAnsi="Times New Roman" w:eastAsia="仿宋" w:cs="Times New Roman"/>
          <w:color w:val="000000"/>
          <w:szCs w:val="21"/>
        </w:rPr>
        <w:t>索赔</w:t>
      </w:r>
      <w:r>
        <w:rPr>
          <w:rFonts w:hint="eastAsia" w:ascii="Times New Roman" w:hAnsi="Times New Roman" w:eastAsia="仿宋" w:cs="Times New Roman"/>
          <w:color w:val="000000"/>
          <w:szCs w:val="21"/>
        </w:rPr>
        <w:t>等</w:t>
      </w:r>
      <w:r>
        <w:rPr>
          <w:rFonts w:ascii="Times New Roman" w:hAnsi="Times New Roman" w:eastAsia="仿宋" w:cs="Times New Roman"/>
          <w:color w:val="000000"/>
          <w:szCs w:val="21"/>
        </w:rPr>
        <w:t>任何损失</w:t>
      </w:r>
      <w:r>
        <w:rPr>
          <w:rFonts w:hint="eastAsia" w:ascii="Times New Roman" w:hAnsi="Times New Roman" w:eastAsia="仿宋" w:cs="Times New Roman"/>
          <w:color w:val="000000"/>
          <w:szCs w:val="21"/>
        </w:rPr>
        <w:t>，</w:t>
      </w:r>
      <w:r>
        <w:rPr>
          <w:rFonts w:ascii="Times New Roman" w:hAnsi="Times New Roman" w:eastAsia="仿宋" w:cs="Times New Roman"/>
          <w:color w:val="000000"/>
          <w:szCs w:val="21"/>
        </w:rPr>
        <w:t>以及甲方向乙方主张权利所发生的诉讼费、律师费、保全担保费、鉴定费、公证费、检测费等一切费用。</w:t>
      </w:r>
    </w:p>
    <w:p w14:paraId="2625AB6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本合同附件是本合同不可分割的一部分，与合同正文具有同等效力。</w:t>
      </w:r>
    </w:p>
    <w:p w14:paraId="2625AB7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本合同正本一式两份，双方各执一份。自双方盖章后生效，如果本合同的任何条款因任何原因无效，该条款的无效并不影响本合同其他条款的有效性和可执行性，各方应当继续履行本合同其他条款。</w:t>
      </w:r>
    </w:p>
    <w:p w14:paraId="2625AB71">
      <w:pPr>
        <w:spacing w:line="300" w:lineRule="auto"/>
        <w:ind w:firstLine="422" w:firstLineChars="200"/>
        <w:rPr>
          <w:rFonts w:eastAsia="仿宋"/>
          <w:b/>
          <w:bCs/>
          <w:color w:val="000000"/>
          <w:szCs w:val="21"/>
        </w:rPr>
      </w:pPr>
      <w:r>
        <w:rPr>
          <w:rFonts w:eastAsia="仿宋"/>
          <w:b/>
          <w:bCs/>
          <w:color w:val="000000"/>
          <w:szCs w:val="21"/>
        </w:rPr>
        <w:t>（以下无正文）</w:t>
      </w:r>
    </w:p>
    <w:p w14:paraId="2625AB72">
      <w:pPr>
        <w:spacing w:line="300" w:lineRule="auto"/>
        <w:jc w:val="left"/>
        <w:rPr>
          <w:rFonts w:eastAsia="仿宋"/>
          <w:b/>
          <w:bCs/>
          <w:color w:val="000000"/>
          <w:szCs w:val="21"/>
        </w:rPr>
      </w:pPr>
    </w:p>
    <w:p w14:paraId="1853DF44">
      <w:pPr>
        <w:spacing w:line="300" w:lineRule="auto"/>
        <w:jc w:val="left"/>
        <w:rPr>
          <w:rFonts w:eastAsia="仿宋"/>
          <w:b/>
          <w:bCs/>
          <w:color w:val="000000"/>
          <w:szCs w:val="21"/>
        </w:rPr>
      </w:pPr>
    </w:p>
    <w:p w14:paraId="42D891EC">
      <w:pPr>
        <w:spacing w:line="300" w:lineRule="auto"/>
        <w:jc w:val="left"/>
        <w:rPr>
          <w:rFonts w:eastAsia="仿宋"/>
          <w:b/>
          <w:bCs/>
          <w:color w:val="000000"/>
          <w:szCs w:val="21"/>
        </w:rPr>
      </w:pPr>
    </w:p>
    <w:p w14:paraId="68435265">
      <w:pPr>
        <w:spacing w:line="360" w:lineRule="auto"/>
        <w:rPr>
          <w:rFonts w:hint="eastAsia" w:ascii="仿宋" w:hAnsi="仿宋" w:eastAsia="仿宋" w:cs="仿宋"/>
          <w:b/>
          <w:bCs/>
          <w:szCs w:val="21"/>
          <w:u w:val="single"/>
        </w:rPr>
      </w:pPr>
      <w:r>
        <w:rPr>
          <w:rFonts w:hint="eastAsia" w:ascii="仿宋" w:hAnsi="仿宋" w:eastAsia="仿宋" w:cs="仿宋"/>
          <w:b/>
          <w:bCs/>
          <w:szCs w:val="21"/>
        </w:rPr>
        <w:t>甲方：</w:t>
      </w:r>
      <w:r>
        <w:rPr>
          <w:rFonts w:hint="eastAsia" w:ascii="仿宋" w:hAnsi="仿宋" w:eastAsia="仿宋" w:cs="仿宋"/>
          <w:b/>
          <w:bCs/>
          <w:szCs w:val="21"/>
          <w:u w:val="single"/>
        </w:rPr>
        <w:t xml:space="preserve">浙江沃乐科技股份有限公司 </w:t>
      </w:r>
      <w:r>
        <w:rPr>
          <w:rFonts w:hint="eastAsia" w:ascii="仿宋" w:hAnsi="仿宋" w:eastAsia="仿宋" w:cs="仿宋"/>
          <w:b/>
          <w:bCs/>
          <w:szCs w:val="21"/>
        </w:rPr>
        <w:t>（盖章）          乙方：</w:t>
      </w:r>
      <w:r>
        <w:rPr>
          <w:rFonts w:hint="eastAsia" w:ascii="仿宋" w:hAnsi="仿宋" w:eastAsia="仿宋" w:cs="仿宋"/>
          <w:b/>
          <w:bCs/>
          <w:szCs w:val="21"/>
          <w:u w:val="single"/>
        </w:rPr>
        <w:t xml:space="preserve">                          </w:t>
      </w:r>
      <w:r>
        <w:rPr>
          <w:rFonts w:hint="eastAsia" w:ascii="仿宋" w:hAnsi="仿宋" w:eastAsia="仿宋" w:cs="仿宋"/>
          <w:b/>
          <w:bCs/>
          <w:szCs w:val="21"/>
        </w:rPr>
        <w:t xml:space="preserve">（盖章）  </w:t>
      </w:r>
    </w:p>
    <w:p w14:paraId="79BCE15A">
      <w:pPr>
        <w:spacing w:line="360" w:lineRule="auto"/>
        <w:ind w:firstLine="420" w:firstLineChars="200"/>
        <w:rPr>
          <w:rFonts w:hint="eastAsia" w:ascii="仿宋" w:hAnsi="仿宋" w:eastAsia="仿宋" w:cs="仿宋"/>
          <w:szCs w:val="21"/>
        </w:rPr>
      </w:pPr>
    </w:p>
    <w:p w14:paraId="5E1E32C7">
      <w:pPr>
        <w:spacing w:line="360" w:lineRule="auto"/>
        <w:rPr>
          <w:rFonts w:hint="eastAsia" w:ascii="仿宋" w:hAnsi="仿宋" w:eastAsia="仿宋" w:cs="仿宋"/>
          <w:szCs w:val="21"/>
          <w:u w:val="single"/>
        </w:rPr>
      </w:pPr>
      <w:r>
        <w:rPr>
          <w:rFonts w:hint="eastAsia" w:ascii="仿宋" w:hAnsi="仿宋" w:eastAsia="仿宋" w:cs="仿宋"/>
          <w:szCs w:val="21"/>
        </w:rPr>
        <w:t>授权代表：</w:t>
      </w:r>
      <w:r>
        <w:rPr>
          <w:rFonts w:hint="eastAsia" w:ascii="仿宋" w:hAnsi="仿宋" w:eastAsia="仿宋" w:cs="仿宋"/>
          <w:szCs w:val="21"/>
          <w:u w:val="single"/>
        </w:rPr>
        <w:t xml:space="preserve">                     </w:t>
      </w:r>
      <w:r>
        <w:rPr>
          <w:rFonts w:hint="eastAsia" w:ascii="仿宋" w:hAnsi="仿宋" w:eastAsia="仿宋" w:cs="仿宋"/>
          <w:szCs w:val="21"/>
        </w:rPr>
        <w:t xml:space="preserve">                  授权代表：</w:t>
      </w:r>
      <w:r>
        <w:rPr>
          <w:rFonts w:hint="eastAsia" w:ascii="仿宋" w:hAnsi="仿宋" w:eastAsia="仿宋" w:cs="仿宋"/>
          <w:szCs w:val="21"/>
          <w:u w:val="single"/>
        </w:rPr>
        <w:t xml:space="preserve">                      </w:t>
      </w:r>
    </w:p>
    <w:p w14:paraId="478EEA83">
      <w:pPr>
        <w:spacing w:line="360" w:lineRule="auto"/>
        <w:ind w:firstLine="420" w:firstLineChars="200"/>
        <w:rPr>
          <w:rFonts w:hint="eastAsia" w:ascii="仿宋" w:hAnsi="仿宋" w:eastAsia="仿宋" w:cs="仿宋"/>
          <w:szCs w:val="21"/>
        </w:rPr>
      </w:pPr>
    </w:p>
    <w:p w14:paraId="50C784D9">
      <w:pPr>
        <w:spacing w:line="360" w:lineRule="auto"/>
        <w:rPr>
          <w:rFonts w:hint="eastAsia" w:ascii="仿宋" w:hAnsi="仿宋" w:eastAsia="仿宋" w:cs="仿宋"/>
          <w:szCs w:val="21"/>
        </w:rPr>
      </w:pPr>
      <w:r>
        <w:rPr>
          <w:rFonts w:hint="eastAsia" w:ascii="仿宋" w:hAnsi="仿宋" w:eastAsia="仿宋" w:cs="仿宋"/>
          <w:szCs w:val="21"/>
        </w:rPr>
        <w:t>日期：</w:t>
      </w:r>
      <w:r>
        <w:rPr>
          <w:rFonts w:hint="eastAsia" w:ascii="仿宋" w:hAnsi="仿宋" w:eastAsia="仿宋" w:cs="仿宋"/>
          <w:szCs w:val="21"/>
          <w:u w:val="single"/>
        </w:rPr>
        <w:t xml:space="preserve">     </w:t>
      </w:r>
      <w:r>
        <w:rPr>
          <w:rFonts w:hint="eastAsia" w:ascii="仿宋" w:hAnsi="仿宋" w:eastAsia="仿宋" w:cs="仿宋"/>
          <w:szCs w:val="21"/>
        </w:rPr>
        <w:t>年</w:t>
      </w:r>
      <w:r>
        <w:rPr>
          <w:rFonts w:hint="eastAsia" w:ascii="仿宋" w:hAnsi="仿宋" w:eastAsia="仿宋" w:cs="仿宋"/>
          <w:szCs w:val="21"/>
          <w:u w:val="single"/>
        </w:rPr>
        <w:t xml:space="preserve">     </w:t>
      </w:r>
      <w:r>
        <w:rPr>
          <w:rFonts w:hint="eastAsia" w:ascii="仿宋" w:hAnsi="仿宋" w:eastAsia="仿宋" w:cs="仿宋"/>
          <w:szCs w:val="21"/>
        </w:rPr>
        <w:t>月</w:t>
      </w:r>
      <w:r>
        <w:rPr>
          <w:rFonts w:hint="eastAsia" w:ascii="仿宋" w:hAnsi="仿宋" w:eastAsia="仿宋" w:cs="仿宋"/>
          <w:szCs w:val="21"/>
          <w:u w:val="single"/>
        </w:rPr>
        <w:t xml:space="preserve">    </w:t>
      </w:r>
      <w:r>
        <w:rPr>
          <w:rFonts w:hint="eastAsia" w:ascii="仿宋" w:hAnsi="仿宋" w:eastAsia="仿宋" w:cs="仿宋"/>
          <w:szCs w:val="21"/>
        </w:rPr>
        <w:t>日                       日期：</w:t>
      </w:r>
      <w:r>
        <w:rPr>
          <w:rFonts w:hint="eastAsia" w:ascii="仿宋" w:hAnsi="仿宋" w:eastAsia="仿宋" w:cs="仿宋"/>
          <w:szCs w:val="21"/>
          <w:u w:val="single"/>
        </w:rPr>
        <w:t xml:space="preserve">     </w:t>
      </w:r>
      <w:r>
        <w:rPr>
          <w:rFonts w:hint="eastAsia" w:ascii="仿宋" w:hAnsi="仿宋" w:eastAsia="仿宋" w:cs="仿宋"/>
          <w:szCs w:val="21"/>
        </w:rPr>
        <w:t>年</w:t>
      </w:r>
      <w:r>
        <w:rPr>
          <w:rFonts w:hint="eastAsia" w:ascii="仿宋" w:hAnsi="仿宋" w:eastAsia="仿宋" w:cs="仿宋"/>
          <w:szCs w:val="21"/>
          <w:u w:val="single"/>
        </w:rPr>
        <w:t xml:space="preserve">     </w:t>
      </w:r>
      <w:r>
        <w:rPr>
          <w:rFonts w:hint="eastAsia" w:ascii="仿宋" w:hAnsi="仿宋" w:eastAsia="仿宋" w:cs="仿宋"/>
          <w:szCs w:val="21"/>
        </w:rPr>
        <w:t>月</w:t>
      </w:r>
      <w:r>
        <w:rPr>
          <w:rFonts w:hint="eastAsia" w:ascii="仿宋" w:hAnsi="仿宋" w:eastAsia="仿宋" w:cs="仿宋"/>
          <w:szCs w:val="21"/>
          <w:u w:val="single"/>
        </w:rPr>
        <w:t xml:space="preserve">    </w:t>
      </w:r>
      <w:r>
        <w:rPr>
          <w:rFonts w:hint="eastAsia" w:ascii="仿宋" w:hAnsi="仿宋" w:eastAsia="仿宋" w:cs="仿宋"/>
          <w:szCs w:val="21"/>
        </w:rPr>
        <w:t xml:space="preserve">日  </w:t>
      </w:r>
    </w:p>
    <w:p w14:paraId="2625AB73">
      <w:pPr>
        <w:spacing w:line="300" w:lineRule="auto"/>
        <w:rPr>
          <w:rFonts w:eastAsia="仿宋"/>
          <w:color w:val="000000"/>
          <w:szCs w:val="21"/>
        </w:rPr>
      </w:pPr>
    </w:p>
    <w:p w14:paraId="2625AB7A">
      <w:pPr>
        <w:spacing w:line="300" w:lineRule="auto"/>
        <w:rPr>
          <w:rFonts w:eastAsia="仿宋"/>
          <w:b/>
          <w:bCs/>
          <w:color w:val="000000"/>
          <w:szCs w:val="21"/>
        </w:rPr>
      </w:pPr>
    </w:p>
    <w:p w14:paraId="2625AB7B">
      <w:pPr>
        <w:spacing w:line="300" w:lineRule="auto"/>
        <w:rPr>
          <w:rFonts w:eastAsia="仿宋"/>
          <w:b/>
          <w:bCs/>
          <w:color w:val="000000"/>
          <w:szCs w:val="21"/>
        </w:rPr>
      </w:pPr>
    </w:p>
    <w:p w14:paraId="2625AB7C">
      <w:pPr>
        <w:spacing w:line="300" w:lineRule="auto"/>
        <w:rPr>
          <w:rFonts w:eastAsia="仿宋"/>
          <w:b/>
          <w:bCs/>
          <w:color w:val="000000"/>
          <w:szCs w:val="21"/>
        </w:rPr>
      </w:pPr>
    </w:p>
    <w:sectPr>
      <w:headerReference r:id="rId3" w:type="default"/>
      <w:footerReference r:id="rId4" w:type="default"/>
      <w:pgSz w:w="11906" w:h="16838"/>
      <w:pgMar w:top="1440" w:right="1080" w:bottom="1440" w:left="1080" w:header="510" w:footer="510"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5AB8F">
    <w:pPr>
      <w:pStyle w:val="5"/>
      <w:jc w:val="center"/>
    </w:pPr>
  </w:p>
  <w:p w14:paraId="2625AB90">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25AB95">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2625AB95">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v:textbox>
            </v:shape>
          </w:pict>
        </mc:Fallback>
      </mc:AlternateContent>
    </w:r>
  </w:p>
  <w:p w14:paraId="2625AB91">
    <w:pPr>
      <w:pStyle w:val="5"/>
    </w:pPr>
  </w:p>
  <w:p w14:paraId="2625AB92">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5AB8E">
    <w:pPr>
      <w:jc w:val="left"/>
      <w:rPr>
        <w:b/>
        <w:bCs/>
        <w:color w:val="002060"/>
        <w:sz w:val="24"/>
      </w:rPr>
    </w:pPr>
    <w:r>
      <w:drawing>
        <wp:inline distT="0" distB="0" distL="0" distR="0">
          <wp:extent cx="1184275" cy="265430"/>
          <wp:effectExtent l="0" t="0" r="0" b="1270"/>
          <wp:docPr id="476798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98873" name="图片 1"/>
                  <pic:cNvPicPr>
                    <a:picLocks noChangeAspect="1"/>
                  </pic:cNvPicPr>
                </pic:nvPicPr>
                <pic:blipFill>
                  <a:blip r:embed="rId1"/>
                  <a:stretch>
                    <a:fillRect/>
                  </a:stretch>
                </pic:blipFill>
                <pic:spPr>
                  <a:xfrm>
                    <a:off x="0" y="0"/>
                    <a:ext cx="1319961" cy="29574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C05E6"/>
    <w:multiLevelType w:val="singleLevel"/>
    <w:tmpl w:val="878C05E6"/>
    <w:lvl w:ilvl="0" w:tentative="0">
      <w:start w:val="1"/>
      <w:numFmt w:val="chineseCounting"/>
      <w:pStyle w:val="2"/>
      <w:suff w:val="nothing"/>
      <w:lvlText w:val="%1、"/>
      <w:lvlJc w:val="left"/>
      <w:rPr>
        <w:rFonts w:hint="eastAsia"/>
        <w:b/>
        <w:bCs/>
      </w:rPr>
    </w:lvl>
  </w:abstractNum>
  <w:abstractNum w:abstractNumId="1">
    <w:nsid w:val="6E296319"/>
    <w:multiLevelType w:val="multilevel"/>
    <w:tmpl w:val="6E296319"/>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tabs>
          <w:tab w:val="left" w:pos="1021"/>
        </w:tabs>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jr">
    <w15:presenceInfo w15:providerId="WPS Office" w15:userId="16138180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trackRevisions w:val="1"/>
  <w:documentProtection w:enforcement="0"/>
  <w:defaultTabStop w:val="420"/>
  <w:drawingGridHorizontalSpacing w:val="105"/>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EC107AA"/>
    <w:rsid w:val="00003D16"/>
    <w:rsid w:val="00004A04"/>
    <w:rsid w:val="00011777"/>
    <w:rsid w:val="00011BF5"/>
    <w:rsid w:val="000133F7"/>
    <w:rsid w:val="0002158F"/>
    <w:rsid w:val="00021FD7"/>
    <w:rsid w:val="0002344B"/>
    <w:rsid w:val="000316C8"/>
    <w:rsid w:val="00036960"/>
    <w:rsid w:val="0005128B"/>
    <w:rsid w:val="000515D0"/>
    <w:rsid w:val="00056F79"/>
    <w:rsid w:val="00071391"/>
    <w:rsid w:val="000733C8"/>
    <w:rsid w:val="0008086C"/>
    <w:rsid w:val="00081F25"/>
    <w:rsid w:val="00084A1E"/>
    <w:rsid w:val="00085C5C"/>
    <w:rsid w:val="000902AE"/>
    <w:rsid w:val="0009042F"/>
    <w:rsid w:val="0009054F"/>
    <w:rsid w:val="00093BF4"/>
    <w:rsid w:val="000C661A"/>
    <w:rsid w:val="000D160F"/>
    <w:rsid w:val="000D61C5"/>
    <w:rsid w:val="000D7D2D"/>
    <w:rsid w:val="000E1F71"/>
    <w:rsid w:val="00103C91"/>
    <w:rsid w:val="00105077"/>
    <w:rsid w:val="0011413D"/>
    <w:rsid w:val="00125DC0"/>
    <w:rsid w:val="001436C8"/>
    <w:rsid w:val="0015227E"/>
    <w:rsid w:val="0015798B"/>
    <w:rsid w:val="0016346F"/>
    <w:rsid w:val="001671F1"/>
    <w:rsid w:val="001679C7"/>
    <w:rsid w:val="001902D2"/>
    <w:rsid w:val="00190973"/>
    <w:rsid w:val="00190EE7"/>
    <w:rsid w:val="001915DE"/>
    <w:rsid w:val="00194D93"/>
    <w:rsid w:val="001A0C95"/>
    <w:rsid w:val="001A22FB"/>
    <w:rsid w:val="001B2369"/>
    <w:rsid w:val="001B4AAE"/>
    <w:rsid w:val="001C14F9"/>
    <w:rsid w:val="001D6187"/>
    <w:rsid w:val="001E1D77"/>
    <w:rsid w:val="001F54D8"/>
    <w:rsid w:val="001F745C"/>
    <w:rsid w:val="00202162"/>
    <w:rsid w:val="00205FBA"/>
    <w:rsid w:val="00215AE1"/>
    <w:rsid w:val="00217848"/>
    <w:rsid w:val="00221C45"/>
    <w:rsid w:val="0024160B"/>
    <w:rsid w:val="00242FAD"/>
    <w:rsid w:val="00243A23"/>
    <w:rsid w:val="00256911"/>
    <w:rsid w:val="002619C1"/>
    <w:rsid w:val="0028667C"/>
    <w:rsid w:val="00292EA8"/>
    <w:rsid w:val="002A2474"/>
    <w:rsid w:val="002C03EA"/>
    <w:rsid w:val="002C54EB"/>
    <w:rsid w:val="002C7451"/>
    <w:rsid w:val="002D0E42"/>
    <w:rsid w:val="002D319A"/>
    <w:rsid w:val="002D4A6A"/>
    <w:rsid w:val="002E642C"/>
    <w:rsid w:val="002F043C"/>
    <w:rsid w:val="002F09DA"/>
    <w:rsid w:val="002F306B"/>
    <w:rsid w:val="003006C7"/>
    <w:rsid w:val="00312B92"/>
    <w:rsid w:val="0031727D"/>
    <w:rsid w:val="00317A20"/>
    <w:rsid w:val="00320586"/>
    <w:rsid w:val="0033168F"/>
    <w:rsid w:val="00332321"/>
    <w:rsid w:val="00336737"/>
    <w:rsid w:val="00351C19"/>
    <w:rsid w:val="00362756"/>
    <w:rsid w:val="00371F17"/>
    <w:rsid w:val="00384BE9"/>
    <w:rsid w:val="00386B18"/>
    <w:rsid w:val="00392E14"/>
    <w:rsid w:val="00392F9A"/>
    <w:rsid w:val="003B1487"/>
    <w:rsid w:val="003B331C"/>
    <w:rsid w:val="003B3FDC"/>
    <w:rsid w:val="003B4D69"/>
    <w:rsid w:val="003C13AA"/>
    <w:rsid w:val="003D51D0"/>
    <w:rsid w:val="003E3149"/>
    <w:rsid w:val="003E3D5D"/>
    <w:rsid w:val="0041457E"/>
    <w:rsid w:val="004277B1"/>
    <w:rsid w:val="0044062B"/>
    <w:rsid w:val="00440B17"/>
    <w:rsid w:val="0044174D"/>
    <w:rsid w:val="004424CA"/>
    <w:rsid w:val="0044264B"/>
    <w:rsid w:val="00442BED"/>
    <w:rsid w:val="00455030"/>
    <w:rsid w:val="00455A83"/>
    <w:rsid w:val="00465E5A"/>
    <w:rsid w:val="00466B6E"/>
    <w:rsid w:val="004735C0"/>
    <w:rsid w:val="00483A14"/>
    <w:rsid w:val="004870FC"/>
    <w:rsid w:val="004B3655"/>
    <w:rsid w:val="004B6148"/>
    <w:rsid w:val="004C0F99"/>
    <w:rsid w:val="004D5517"/>
    <w:rsid w:val="00546977"/>
    <w:rsid w:val="00547274"/>
    <w:rsid w:val="00553F12"/>
    <w:rsid w:val="00557CF7"/>
    <w:rsid w:val="00557E19"/>
    <w:rsid w:val="0056620A"/>
    <w:rsid w:val="00566EE7"/>
    <w:rsid w:val="005707A4"/>
    <w:rsid w:val="00574CBB"/>
    <w:rsid w:val="005774DE"/>
    <w:rsid w:val="00577708"/>
    <w:rsid w:val="00582DF9"/>
    <w:rsid w:val="0058393B"/>
    <w:rsid w:val="00591C1C"/>
    <w:rsid w:val="00596B3E"/>
    <w:rsid w:val="005B2A91"/>
    <w:rsid w:val="005B65FE"/>
    <w:rsid w:val="005C5B77"/>
    <w:rsid w:val="005F1A49"/>
    <w:rsid w:val="005F4ECB"/>
    <w:rsid w:val="00635899"/>
    <w:rsid w:val="00637EF0"/>
    <w:rsid w:val="006522C9"/>
    <w:rsid w:val="0065483A"/>
    <w:rsid w:val="006572F4"/>
    <w:rsid w:val="00657728"/>
    <w:rsid w:val="00682850"/>
    <w:rsid w:val="00682A4E"/>
    <w:rsid w:val="006B5F1D"/>
    <w:rsid w:val="006B756E"/>
    <w:rsid w:val="006B793D"/>
    <w:rsid w:val="006B7DE8"/>
    <w:rsid w:val="006C1B92"/>
    <w:rsid w:val="006C20C1"/>
    <w:rsid w:val="006D6E2F"/>
    <w:rsid w:val="006E3C02"/>
    <w:rsid w:val="006F4C21"/>
    <w:rsid w:val="006F62C1"/>
    <w:rsid w:val="007121CD"/>
    <w:rsid w:val="007122C0"/>
    <w:rsid w:val="0072263B"/>
    <w:rsid w:val="00724C1E"/>
    <w:rsid w:val="0073673F"/>
    <w:rsid w:val="00736AA7"/>
    <w:rsid w:val="00741312"/>
    <w:rsid w:val="00745F9D"/>
    <w:rsid w:val="00753D4E"/>
    <w:rsid w:val="007705BD"/>
    <w:rsid w:val="00775476"/>
    <w:rsid w:val="007A479F"/>
    <w:rsid w:val="007A6846"/>
    <w:rsid w:val="007C1F9D"/>
    <w:rsid w:val="007C40CE"/>
    <w:rsid w:val="007C7204"/>
    <w:rsid w:val="007D17AB"/>
    <w:rsid w:val="007D3232"/>
    <w:rsid w:val="007D4DEE"/>
    <w:rsid w:val="007F3B1C"/>
    <w:rsid w:val="007F43AD"/>
    <w:rsid w:val="00807D87"/>
    <w:rsid w:val="00812339"/>
    <w:rsid w:val="0082393B"/>
    <w:rsid w:val="00827906"/>
    <w:rsid w:val="00841E6D"/>
    <w:rsid w:val="00853BF9"/>
    <w:rsid w:val="00861697"/>
    <w:rsid w:val="00862633"/>
    <w:rsid w:val="00871998"/>
    <w:rsid w:val="00873596"/>
    <w:rsid w:val="008762F5"/>
    <w:rsid w:val="00882CE1"/>
    <w:rsid w:val="008905F3"/>
    <w:rsid w:val="008B1F68"/>
    <w:rsid w:val="008C0436"/>
    <w:rsid w:val="008C28F7"/>
    <w:rsid w:val="008C55A2"/>
    <w:rsid w:val="008C669A"/>
    <w:rsid w:val="008D11E5"/>
    <w:rsid w:val="008D1CB0"/>
    <w:rsid w:val="008F3983"/>
    <w:rsid w:val="008F66A8"/>
    <w:rsid w:val="0090736F"/>
    <w:rsid w:val="009215F4"/>
    <w:rsid w:val="00921F37"/>
    <w:rsid w:val="00936FE6"/>
    <w:rsid w:val="00941C50"/>
    <w:rsid w:val="00970949"/>
    <w:rsid w:val="009745CB"/>
    <w:rsid w:val="00980E13"/>
    <w:rsid w:val="0099341A"/>
    <w:rsid w:val="009B12B6"/>
    <w:rsid w:val="009B32DD"/>
    <w:rsid w:val="009B5223"/>
    <w:rsid w:val="009C08C0"/>
    <w:rsid w:val="009E54E1"/>
    <w:rsid w:val="009F3C8B"/>
    <w:rsid w:val="009F650E"/>
    <w:rsid w:val="00A03BD3"/>
    <w:rsid w:val="00A17FA3"/>
    <w:rsid w:val="00A213FC"/>
    <w:rsid w:val="00A364FF"/>
    <w:rsid w:val="00A46110"/>
    <w:rsid w:val="00A5190D"/>
    <w:rsid w:val="00A64083"/>
    <w:rsid w:val="00A72C30"/>
    <w:rsid w:val="00A76487"/>
    <w:rsid w:val="00A84DA1"/>
    <w:rsid w:val="00A938FF"/>
    <w:rsid w:val="00A94E0C"/>
    <w:rsid w:val="00AA116B"/>
    <w:rsid w:val="00AA377C"/>
    <w:rsid w:val="00AA6485"/>
    <w:rsid w:val="00AA68EA"/>
    <w:rsid w:val="00AB0451"/>
    <w:rsid w:val="00AB3C63"/>
    <w:rsid w:val="00AB6535"/>
    <w:rsid w:val="00AC52F6"/>
    <w:rsid w:val="00B01668"/>
    <w:rsid w:val="00B0774C"/>
    <w:rsid w:val="00B10F2D"/>
    <w:rsid w:val="00B12A32"/>
    <w:rsid w:val="00B15AEC"/>
    <w:rsid w:val="00B648C4"/>
    <w:rsid w:val="00B75821"/>
    <w:rsid w:val="00B8335B"/>
    <w:rsid w:val="00B8627C"/>
    <w:rsid w:val="00B877D0"/>
    <w:rsid w:val="00B90D0C"/>
    <w:rsid w:val="00B93399"/>
    <w:rsid w:val="00B9482B"/>
    <w:rsid w:val="00B9507E"/>
    <w:rsid w:val="00B97A67"/>
    <w:rsid w:val="00BA6FCC"/>
    <w:rsid w:val="00BB1897"/>
    <w:rsid w:val="00BB6ED7"/>
    <w:rsid w:val="00BC6276"/>
    <w:rsid w:val="00BC789B"/>
    <w:rsid w:val="00BC7BAB"/>
    <w:rsid w:val="00BD3AFB"/>
    <w:rsid w:val="00BD4EE1"/>
    <w:rsid w:val="00BE0329"/>
    <w:rsid w:val="00C02517"/>
    <w:rsid w:val="00C0363C"/>
    <w:rsid w:val="00C055C8"/>
    <w:rsid w:val="00C2632F"/>
    <w:rsid w:val="00C32C7E"/>
    <w:rsid w:val="00C34E61"/>
    <w:rsid w:val="00C40A00"/>
    <w:rsid w:val="00C40F68"/>
    <w:rsid w:val="00C47071"/>
    <w:rsid w:val="00C81AAD"/>
    <w:rsid w:val="00C85B1D"/>
    <w:rsid w:val="00C87870"/>
    <w:rsid w:val="00C917BB"/>
    <w:rsid w:val="00CA40E7"/>
    <w:rsid w:val="00CA4505"/>
    <w:rsid w:val="00CA4D36"/>
    <w:rsid w:val="00CA4E0C"/>
    <w:rsid w:val="00CC018F"/>
    <w:rsid w:val="00CC0494"/>
    <w:rsid w:val="00CD0796"/>
    <w:rsid w:val="00CD4757"/>
    <w:rsid w:val="00CD4F45"/>
    <w:rsid w:val="00CE380F"/>
    <w:rsid w:val="00CE40BD"/>
    <w:rsid w:val="00CF5991"/>
    <w:rsid w:val="00D0086A"/>
    <w:rsid w:val="00D0122F"/>
    <w:rsid w:val="00D02365"/>
    <w:rsid w:val="00D06058"/>
    <w:rsid w:val="00D0773C"/>
    <w:rsid w:val="00D10238"/>
    <w:rsid w:val="00D1082C"/>
    <w:rsid w:val="00D267BB"/>
    <w:rsid w:val="00D31F74"/>
    <w:rsid w:val="00D334A6"/>
    <w:rsid w:val="00D33858"/>
    <w:rsid w:val="00D43A02"/>
    <w:rsid w:val="00D50205"/>
    <w:rsid w:val="00D52EB5"/>
    <w:rsid w:val="00D70ECB"/>
    <w:rsid w:val="00D7716B"/>
    <w:rsid w:val="00D9336F"/>
    <w:rsid w:val="00DA45B3"/>
    <w:rsid w:val="00DA47F9"/>
    <w:rsid w:val="00DB21C1"/>
    <w:rsid w:val="00DD60C0"/>
    <w:rsid w:val="00E00F69"/>
    <w:rsid w:val="00E02F83"/>
    <w:rsid w:val="00E220A2"/>
    <w:rsid w:val="00E30C29"/>
    <w:rsid w:val="00E354E9"/>
    <w:rsid w:val="00E35B7F"/>
    <w:rsid w:val="00E41A72"/>
    <w:rsid w:val="00E42533"/>
    <w:rsid w:val="00E54936"/>
    <w:rsid w:val="00E702FF"/>
    <w:rsid w:val="00E71541"/>
    <w:rsid w:val="00E7545E"/>
    <w:rsid w:val="00EA46CF"/>
    <w:rsid w:val="00EA4BDF"/>
    <w:rsid w:val="00EC5450"/>
    <w:rsid w:val="00EC778C"/>
    <w:rsid w:val="00EE3E8C"/>
    <w:rsid w:val="00EF1873"/>
    <w:rsid w:val="00EF1E66"/>
    <w:rsid w:val="00EF6F30"/>
    <w:rsid w:val="00F02D35"/>
    <w:rsid w:val="00F02D6C"/>
    <w:rsid w:val="00F10ADD"/>
    <w:rsid w:val="00F14844"/>
    <w:rsid w:val="00F205F4"/>
    <w:rsid w:val="00F26BC0"/>
    <w:rsid w:val="00F35329"/>
    <w:rsid w:val="00F402C5"/>
    <w:rsid w:val="00F42B08"/>
    <w:rsid w:val="00F46C6A"/>
    <w:rsid w:val="00F53F3E"/>
    <w:rsid w:val="00F550E5"/>
    <w:rsid w:val="00F57CCD"/>
    <w:rsid w:val="00F66544"/>
    <w:rsid w:val="00F71918"/>
    <w:rsid w:val="00F757E5"/>
    <w:rsid w:val="00F8477E"/>
    <w:rsid w:val="00F90419"/>
    <w:rsid w:val="00F94B0A"/>
    <w:rsid w:val="00FB011B"/>
    <w:rsid w:val="00FB2B81"/>
    <w:rsid w:val="00FC1766"/>
    <w:rsid w:val="00FC6DDE"/>
    <w:rsid w:val="00FD16CC"/>
    <w:rsid w:val="00FD42D4"/>
    <w:rsid w:val="00FE2F32"/>
    <w:rsid w:val="00FF1E68"/>
    <w:rsid w:val="00FF5DA1"/>
    <w:rsid w:val="00FF7748"/>
    <w:rsid w:val="01556157"/>
    <w:rsid w:val="019B5AF2"/>
    <w:rsid w:val="033124A2"/>
    <w:rsid w:val="043D44D7"/>
    <w:rsid w:val="046C157A"/>
    <w:rsid w:val="08AD5A32"/>
    <w:rsid w:val="0A7802C8"/>
    <w:rsid w:val="0B772A1C"/>
    <w:rsid w:val="0BE35287"/>
    <w:rsid w:val="0CCD1E26"/>
    <w:rsid w:val="0EC107AA"/>
    <w:rsid w:val="0F033709"/>
    <w:rsid w:val="15842905"/>
    <w:rsid w:val="158A3C94"/>
    <w:rsid w:val="1A374954"/>
    <w:rsid w:val="1ECC500D"/>
    <w:rsid w:val="21051963"/>
    <w:rsid w:val="22C03EE2"/>
    <w:rsid w:val="22EF585C"/>
    <w:rsid w:val="23690EB3"/>
    <w:rsid w:val="236A72D8"/>
    <w:rsid w:val="23B83A3D"/>
    <w:rsid w:val="253908EB"/>
    <w:rsid w:val="27832E0C"/>
    <w:rsid w:val="2B2A4527"/>
    <w:rsid w:val="2D0F4D53"/>
    <w:rsid w:val="30AB1A1A"/>
    <w:rsid w:val="322E5C7B"/>
    <w:rsid w:val="331F55C4"/>
    <w:rsid w:val="35D2691D"/>
    <w:rsid w:val="3B4E4C98"/>
    <w:rsid w:val="3CFD6490"/>
    <w:rsid w:val="3D5A45D8"/>
    <w:rsid w:val="3ED224E3"/>
    <w:rsid w:val="3FAED48C"/>
    <w:rsid w:val="4070745F"/>
    <w:rsid w:val="408209CF"/>
    <w:rsid w:val="423B143E"/>
    <w:rsid w:val="457E46BD"/>
    <w:rsid w:val="488B0A1F"/>
    <w:rsid w:val="49284D7B"/>
    <w:rsid w:val="49D56585"/>
    <w:rsid w:val="4A807FF9"/>
    <w:rsid w:val="4BBC3957"/>
    <w:rsid w:val="4D302C7F"/>
    <w:rsid w:val="4F2064F4"/>
    <w:rsid w:val="52F46C73"/>
    <w:rsid w:val="542F3D3D"/>
    <w:rsid w:val="55C4407D"/>
    <w:rsid w:val="56020701"/>
    <w:rsid w:val="5C377492"/>
    <w:rsid w:val="5F225970"/>
    <w:rsid w:val="5FDF3861"/>
    <w:rsid w:val="60252F1B"/>
    <w:rsid w:val="61E163AD"/>
    <w:rsid w:val="629934BE"/>
    <w:rsid w:val="63002C6B"/>
    <w:rsid w:val="65FE7137"/>
    <w:rsid w:val="6D0D4104"/>
    <w:rsid w:val="729F369D"/>
    <w:rsid w:val="72BB3CBA"/>
    <w:rsid w:val="73262C77"/>
    <w:rsid w:val="73542322"/>
    <w:rsid w:val="75CE5526"/>
    <w:rsid w:val="78486373"/>
    <w:rsid w:val="799676C1"/>
    <w:rsid w:val="7CA12DBD"/>
    <w:rsid w:val="7D201509"/>
    <w:rsid w:val="7D8950E1"/>
    <w:rsid w:val="AFD3CB2F"/>
    <w:rsid w:val="BEB70E2D"/>
    <w:rsid w:val="DDF77059"/>
    <w:rsid w:val="DFFD73CE"/>
    <w:rsid w:val="F73FA25A"/>
    <w:rsid w:val="F7EE1856"/>
    <w:rsid w:val="F7FF9EA6"/>
    <w:rsid w:val="FCFC5A6A"/>
    <w:rsid w:val="FDD609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numPr>
        <w:ilvl w:val="0"/>
        <w:numId w:val="1"/>
      </w:numPr>
      <w:spacing w:line="300" w:lineRule="auto"/>
      <w:outlineLvl w:val="0"/>
    </w:pPr>
    <w:rPr>
      <w:rFonts w:eastAsia="仿宋"/>
      <w:b/>
      <w:bCs/>
      <w:color w:val="000000"/>
      <w:szCs w:val="21"/>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Body Text"/>
    <w:basedOn w:val="1"/>
    <w:link w:val="20"/>
    <w:qFormat/>
    <w:uiPriority w:val="1"/>
    <w:pPr>
      <w:autoSpaceDE w:val="0"/>
      <w:autoSpaceDN w:val="0"/>
      <w:spacing w:line="400" w:lineRule="exact"/>
      <w:jc w:val="left"/>
    </w:pPr>
    <w:rPr>
      <w:rFonts w:ascii="宋体" w:hAnsi="宋体" w:eastAsia="华文仿宋" w:cs="宋体"/>
      <w:kern w:val="0"/>
      <w:szCs w:val="21"/>
      <w:lang w:val="zh-CN" w:bidi="zh-CN"/>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Autospacing="1" w:afterAutospacing="1"/>
      <w:jc w:val="left"/>
    </w:pPr>
    <w:rPr>
      <w:rFonts w:ascii="宋体" w:hAnsi="宋体"/>
      <w:kern w:val="0"/>
      <w:sz w:val="24"/>
    </w:rPr>
  </w:style>
  <w:style w:type="paragraph" w:styleId="8">
    <w:name w:val="annotation subject"/>
    <w:basedOn w:val="3"/>
    <w:next w:val="3"/>
    <w:link w:val="17"/>
    <w:qFormat/>
    <w:uiPriority w:val="0"/>
    <w:rPr>
      <w:b/>
      <w:bCs/>
    </w:rPr>
  </w:style>
  <w:style w:type="character" w:styleId="11">
    <w:name w:val="annotation reference"/>
    <w:basedOn w:val="10"/>
    <w:qFormat/>
    <w:uiPriority w:val="0"/>
    <w:rPr>
      <w:sz w:val="21"/>
      <w:szCs w:val="21"/>
    </w:rPr>
  </w:style>
  <w:style w:type="character" w:styleId="12">
    <w:name w:val="Placeholder Text"/>
    <w:basedOn w:val="10"/>
    <w:semiHidden/>
    <w:qFormat/>
    <w:uiPriority w:val="99"/>
    <w:rPr>
      <w:color w:val="808080"/>
    </w:rPr>
  </w:style>
  <w:style w:type="character" w:customStyle="1" w:styleId="13">
    <w:name w:val="页眉 字符"/>
    <w:basedOn w:val="10"/>
    <w:link w:val="6"/>
    <w:qFormat/>
    <w:uiPriority w:val="0"/>
    <w:rPr>
      <w:kern w:val="2"/>
      <w:sz w:val="18"/>
      <w:szCs w:val="18"/>
    </w:rPr>
  </w:style>
  <w:style w:type="paragraph" w:styleId="14">
    <w:name w:val="List Paragraph"/>
    <w:basedOn w:val="1"/>
    <w:qFormat/>
    <w:uiPriority w:val="0"/>
    <w:pPr>
      <w:ind w:firstLine="420" w:firstLineChars="200"/>
    </w:pPr>
    <w:rPr>
      <w:rFonts w:asciiTheme="minorHAnsi" w:hAnsiTheme="minorHAnsi" w:eastAsiaTheme="minorEastAsia" w:cstheme="minorBidi"/>
      <w:szCs w:val="22"/>
    </w:rPr>
  </w:style>
  <w:style w:type="paragraph" w:customStyle="1" w:styleId="15">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6">
    <w:name w:val="批注文字 字符"/>
    <w:basedOn w:val="10"/>
    <w:link w:val="3"/>
    <w:qFormat/>
    <w:uiPriority w:val="0"/>
    <w:rPr>
      <w:kern w:val="2"/>
      <w:sz w:val="21"/>
      <w:szCs w:val="24"/>
    </w:rPr>
  </w:style>
  <w:style w:type="character" w:customStyle="1" w:styleId="17">
    <w:name w:val="批注主题 字符"/>
    <w:basedOn w:val="16"/>
    <w:link w:val="8"/>
    <w:qFormat/>
    <w:uiPriority w:val="0"/>
    <w:rPr>
      <w:b/>
      <w:bCs/>
      <w:kern w:val="2"/>
      <w:sz w:val="21"/>
      <w:szCs w:val="24"/>
    </w:rPr>
  </w:style>
  <w:style w:type="character" w:customStyle="1" w:styleId="18">
    <w:name w:val="标题 1 字符"/>
    <w:basedOn w:val="10"/>
    <w:link w:val="2"/>
    <w:qFormat/>
    <w:uiPriority w:val="0"/>
    <w:rPr>
      <w:rFonts w:eastAsia="仿宋"/>
      <w:b/>
      <w:bCs/>
      <w:color w:val="000000"/>
      <w:kern w:val="2"/>
      <w:sz w:val="21"/>
      <w:szCs w:val="21"/>
    </w:rPr>
  </w:style>
  <w:style w:type="paragraph" w:customStyle="1" w:styleId="19">
    <w:name w:val="列表段落1"/>
    <w:basedOn w:val="1"/>
    <w:qFormat/>
    <w:uiPriority w:val="34"/>
    <w:pPr>
      <w:widowControl/>
      <w:adjustRightInd w:val="0"/>
      <w:snapToGrid w:val="0"/>
      <w:spacing w:after="200"/>
      <w:ind w:firstLine="420" w:firstLineChars="200"/>
      <w:jc w:val="left"/>
    </w:pPr>
    <w:rPr>
      <w:rFonts w:ascii="Tahoma" w:hAnsi="Tahoma" w:eastAsia="微软雅黑" w:cstheme="minorBidi"/>
      <w:kern w:val="0"/>
      <w:sz w:val="22"/>
      <w:szCs w:val="22"/>
    </w:rPr>
  </w:style>
  <w:style w:type="character" w:customStyle="1" w:styleId="20">
    <w:name w:val="正文文本 字符"/>
    <w:basedOn w:val="10"/>
    <w:link w:val="4"/>
    <w:qFormat/>
    <w:uiPriority w:val="1"/>
    <w:rPr>
      <w:rFonts w:ascii="宋体" w:hAnsi="宋体" w:eastAsia="华文仿宋" w:cs="宋体"/>
      <w:sz w:val="21"/>
      <w:szCs w:val="21"/>
      <w:lang w:val="zh-CN" w:bidi="zh-CN"/>
    </w:rPr>
  </w:style>
  <w:style w:type="table" w:customStyle="1" w:styleId="21">
    <w:name w:val="Table Normal"/>
    <w:semiHidden/>
    <w:unhideWhenUsed/>
    <w:qFormat/>
    <w:uiPriority w:val="2"/>
    <w:tblPr>
      <w:tblCellMar>
        <w:top w:w="0" w:type="dxa"/>
        <w:left w:w="0" w:type="dxa"/>
        <w:bottom w:w="0" w:type="dxa"/>
        <w:right w:w="0" w:type="dxa"/>
      </w:tblCellMar>
    </w:tblPr>
  </w:style>
  <w:style w:type="paragraph" w:customStyle="1" w:styleId="22">
    <w:name w:val="Table Paragraph"/>
    <w:basedOn w:val="1"/>
    <w:qFormat/>
    <w:uiPriority w:val="1"/>
    <w:pPr>
      <w:autoSpaceDE w:val="0"/>
      <w:autoSpaceDN w:val="0"/>
      <w:spacing w:line="400" w:lineRule="exact"/>
      <w:jc w:val="left"/>
    </w:pPr>
    <w:rPr>
      <w:rFonts w:ascii="宋体" w:hAnsi="宋体" w:eastAsia="华文仿宋" w:cs="宋体"/>
      <w:kern w:val="0"/>
      <w:sz w:val="22"/>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642198-5C9C-4A39-BF99-4C5EFA6FF07F}">
  <ds:schemaRefs/>
</ds:datastoreItem>
</file>

<file path=docProps/app.xml><?xml version="1.0" encoding="utf-8"?>
<Properties xmlns="http://schemas.openxmlformats.org/officeDocument/2006/extended-properties" xmlns:vt="http://schemas.openxmlformats.org/officeDocument/2006/docPropsVTypes">
  <Template>Normal.dotm</Template>
  <Pages>6</Pages>
  <Words>5218</Words>
  <Characters>5296</Characters>
  <Lines>122</Lines>
  <Paragraphs>120</Paragraphs>
  <TotalTime>4</TotalTime>
  <ScaleCrop>false</ScaleCrop>
  <LinksUpToDate>false</LinksUpToDate>
  <CharactersWithSpaces>5574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2025-04-02T16:37:00Z</dcterms:created>
  <dc:creator>admin</dc:creator>
  <cp:lastModifiedBy>gjr</cp:lastModifiedBy>
  <dcterms:modified xsi:type="dcterms:W3CDTF">2026-02-11T01:08:04Z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AC06C41950BC42C99511A21C93D3E632_13</vt:lpwstr>
  </property>
  <property fmtid="{D5CDD505-2E9C-101B-9397-08002B2CF9AE}" pid="4" name="KSOTemplateDocerSaveRecord">
    <vt:lpwstr>eyJoZGlkIjoiMzEwNTM5NzYwMDRjMzkwZTVkZjY2ODkwMGIxNGU0OTUiLCJ1c2VySWQiOiIzNTU5ODA1MDIifQ==</vt:lpwstr>
  </property>
</Properties>
</file>