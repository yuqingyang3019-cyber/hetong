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2AB3">
      <w:pPr>
        <w:spacing w:line="348" w:lineRule="auto"/>
        <w:jc w:val="center"/>
        <w:rPr>
          <w:rFonts w:hint="eastAsia" w:eastAsia="仿宋"/>
          <w:b/>
          <w:color w:val="000000"/>
          <w:sz w:val="32"/>
          <w:szCs w:val="32"/>
          <w:lang w:val="en-US" w:eastAsia="zh-CN"/>
        </w:rPr>
      </w:pPr>
      <w:bookmarkStart w:id="0" w:name="_GoBack"/>
      <w:bookmarkEnd w:id="0"/>
      <w:r>
        <w:rPr>
          <w:rFonts w:hint="eastAsia" w:eastAsia="仿宋"/>
          <w:b/>
          <w:color w:val="000000"/>
          <w:sz w:val="32"/>
          <w:szCs w:val="32"/>
          <w:lang w:val="en-US" w:eastAsia="zh-CN"/>
        </w:rPr>
        <w:t>劳务分包合同（清包工）</w:t>
      </w:r>
    </w:p>
    <w:p w14:paraId="34DAAB63">
      <w:pPr>
        <w:spacing w:line="348" w:lineRule="auto"/>
        <w:jc w:val="center"/>
        <w:rPr>
          <w:rFonts w:hint="default" w:eastAsia="仿宋"/>
          <w:b/>
          <w:color w:val="000000"/>
          <w:sz w:val="32"/>
          <w:szCs w:val="32"/>
          <w:lang w:val="en-US" w:eastAsia="zh-CN"/>
        </w:rPr>
      </w:pPr>
    </w:p>
    <w:tbl>
      <w:tblPr>
        <w:tblStyle w:val="3"/>
        <w:tblW w:w="0" w:type="auto"/>
        <w:jc w:val="center"/>
        <w:tblLayout w:type="autofit"/>
        <w:tblCellMar>
          <w:top w:w="0" w:type="dxa"/>
          <w:left w:w="108" w:type="dxa"/>
          <w:bottom w:w="0" w:type="dxa"/>
          <w:right w:w="108" w:type="dxa"/>
        </w:tblCellMar>
      </w:tblPr>
      <w:tblGrid>
        <w:gridCol w:w="4294"/>
        <w:gridCol w:w="4228"/>
      </w:tblGrid>
      <w:tr w14:paraId="089E36A6">
        <w:trPr>
          <w:jc w:val="center"/>
        </w:trPr>
        <w:tc>
          <w:tcPr>
            <w:tcW w:w="4621" w:type="dxa"/>
            <w:noWrap w:val="0"/>
            <w:vAlign w:val="top"/>
          </w:tcPr>
          <w:p>
            <w:r>
              <w:t>合同编号：{{ contractNo }}</w:t>
            </w:r>
          </w:p>
        </w:tc>
        <w:tc>
          <w:tcPr>
            <w:tcW w:w="4621" w:type="dxa"/>
            <w:noWrap w:val="0"/>
            <w:vAlign w:val="top"/>
          </w:tcPr>
          <w:p w14:paraId="1DC9148D">
            <w:pPr>
              <w:keepNext w:val="0"/>
              <w:keepLines w:val="0"/>
              <w:pageBreakBefore w:val="0"/>
              <w:kinsoku/>
              <w:wordWrap/>
              <w:overflowPunct/>
              <w:topLinePunct w:val="0"/>
              <w:autoSpaceDE/>
              <w:autoSpaceDN/>
              <w:bidi w:val="0"/>
              <w:adjustRightInd/>
              <w:spacing w:line="348" w:lineRule="auto"/>
              <w:jc w:val="left"/>
              <w:rPr>
                <w:rFonts w:eastAsia="仿宋"/>
                <w:color w:val="000000"/>
                <w:sz w:val="24"/>
                <w:szCs w:val="24"/>
              </w:rPr>
            </w:pPr>
            <w:r>
              <w:rPr>
                <w:rFonts w:eastAsia="仿宋"/>
                <w:color w:val="000000"/>
                <w:sz w:val="24"/>
                <w:szCs w:val="24"/>
              </w:rPr>
              <w:t>签订地点：</w:t>
            </w:r>
            <w:r>
              <w:rPr>
                <w:rFonts w:hint="eastAsia" w:eastAsia="仿宋"/>
                <w:color w:val="000000"/>
                <w:sz w:val="24"/>
                <w:szCs w:val="24"/>
              </w:rPr>
              <w:t>杭州市余杭区</w:t>
            </w:r>
          </w:p>
        </w:tc>
      </w:tr>
      <w:tr w14:paraId="2ECAE7F9">
        <w:trPr>
          <w:jc w:val="center"/>
        </w:trPr>
        <w:tc>
          <w:tcPr>
            <w:tcW w:w="4621" w:type="dxa"/>
            <w:noWrap w:val="0"/>
            <w:vAlign w:val="top"/>
          </w:tcPr>
          <w:p>
            <w:r>
              <w:t>签订日期：{{ signYear }}年{{ signMonth }}月{{ signDay }}日</w:t>
            </w:r>
          </w:p>
        </w:tc>
        <w:tc>
          <w:tcPr>
            <w:tcW w:w="4621" w:type="dxa"/>
            <w:noWrap w:val="0"/>
            <w:vAlign w:val="top"/>
          </w:tcPr>
          <w:p w14:paraId="2935A477">
            <w:pPr>
              <w:keepNext w:val="0"/>
              <w:keepLines w:val="0"/>
              <w:pageBreakBefore w:val="0"/>
              <w:kinsoku/>
              <w:wordWrap/>
              <w:overflowPunct/>
              <w:topLinePunct w:val="0"/>
              <w:autoSpaceDE/>
              <w:autoSpaceDN/>
              <w:bidi w:val="0"/>
              <w:adjustRightInd/>
              <w:spacing w:line="348" w:lineRule="auto"/>
              <w:ind w:firstLine="1920" w:firstLineChars="800"/>
              <w:jc w:val="left"/>
              <w:rPr>
                <w:rFonts w:eastAsia="仿宋"/>
                <w:color w:val="000000"/>
                <w:sz w:val="24"/>
                <w:szCs w:val="24"/>
              </w:rPr>
            </w:pPr>
          </w:p>
        </w:tc>
      </w:tr>
    </w:tbl>
    <w:p w14:paraId="39A692B2">
      <w:pPr>
        <w:keepNext w:val="0"/>
        <w:keepLines w:val="0"/>
        <w:pageBreakBefore w:val="0"/>
        <w:kinsoku/>
        <w:wordWrap/>
        <w:overflowPunct/>
        <w:topLinePunct w:val="0"/>
        <w:autoSpaceDE/>
        <w:autoSpaceDN/>
        <w:bidi w:val="0"/>
        <w:adjustRightInd/>
        <w:spacing w:line="348" w:lineRule="auto"/>
        <w:ind w:right="210"/>
        <w:jc w:val="right"/>
        <w:rPr>
          <w:rFonts w:eastAsia="仿宋"/>
          <w:color w:val="000000"/>
          <w:sz w:val="24"/>
          <w:szCs w:val="24"/>
        </w:rPr>
      </w:pPr>
      <w:r>
        <w:rPr>
          <w:rFonts w:eastAsia="仿宋"/>
          <w:color w:val="000000"/>
          <w:sz w:val="24"/>
          <w:szCs w:val="24"/>
        </w:rPr>
        <w:t xml:space="preserve">                                                              </w:t>
      </w:r>
    </w:p>
    <w:tbl>
      <w:tblPr>
        <w:tblStyle w:val="3"/>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23AA8DA5">
        <w:trPr>
          <w:jc w:val="center"/>
        </w:trPr>
        <w:tc>
          <w:tcPr>
            <w:tcW w:w="5365" w:type="dxa"/>
            <w:tcBorders>
              <w:top w:val="nil"/>
              <w:left w:val="nil"/>
              <w:bottom w:val="nil"/>
              <w:right w:val="nil"/>
            </w:tcBorders>
            <w:shd w:val="clear" w:color="auto" w:fill="FFFFFF"/>
            <w:noWrap w:val="0"/>
            <w:vAlign w:val="top"/>
          </w:tcPr>
          <w:p w14:paraId="704132CF">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hint="eastAsia" w:eastAsia="仿宋"/>
                <w:b/>
                <w:color w:val="000000"/>
                <w:sz w:val="24"/>
                <w:szCs w:val="24"/>
                <w:lang w:val="en-US" w:eastAsia="zh-CN"/>
              </w:rPr>
              <w:t>承包方</w:t>
            </w:r>
            <w:r>
              <w:rPr>
                <w:rFonts w:eastAsia="仿宋"/>
                <w:b/>
                <w:color w:val="000000"/>
                <w:sz w:val="24"/>
                <w:szCs w:val="24"/>
              </w:rPr>
              <w:t>（甲方）</w:t>
            </w:r>
            <w:r>
              <w:rPr>
                <w:rFonts w:eastAsia="仿宋"/>
                <w:color w:val="000000"/>
                <w:sz w:val="24"/>
                <w:szCs w:val="24"/>
              </w:rPr>
              <w:t>：</w:t>
            </w:r>
            <w:r>
              <w:rPr>
                <w:rFonts w:hint="eastAsia" w:eastAsia="仿宋"/>
                <w:color w:val="000000"/>
                <w:sz w:val="24"/>
                <w:szCs w:val="24"/>
                <w:lang w:eastAsia="zh-CN"/>
              </w:rPr>
              <w:t>浙江沃乐科技有限公司</w:t>
            </w:r>
          </w:p>
          <w:p w14:paraId="2D5329BE">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val="en-US" w:eastAsia="zh-CN"/>
              </w:rPr>
            </w:pPr>
            <w:r>
              <w:rPr>
                <w:rFonts w:hint="eastAsia" w:eastAsia="仿宋"/>
                <w:color w:val="000000"/>
                <w:sz w:val="24"/>
                <w:szCs w:val="24"/>
                <w:lang w:val="en-US" w:eastAsia="zh-CN"/>
              </w:rPr>
              <w:t>联系</w:t>
            </w:r>
            <w:r>
              <w:rPr>
                <w:rFonts w:eastAsia="仿宋"/>
                <w:color w:val="000000"/>
                <w:sz w:val="24"/>
                <w:szCs w:val="24"/>
              </w:rPr>
              <w:t>地址：</w:t>
            </w:r>
            <w:r>
              <w:rPr>
                <w:rFonts w:hint="eastAsia" w:eastAsia="仿宋"/>
                <w:color w:val="000000"/>
                <w:sz w:val="24"/>
                <w:szCs w:val="24"/>
                <w:lang w:eastAsia="zh-CN"/>
              </w:rPr>
              <w:t>浙江省杭州市余杭区仓前街道仓兴街397号18幢5层</w:t>
            </w:r>
          </w:p>
          <w:p w14:paraId="51A278D6">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eastAsia="仿宋"/>
                <w:color w:val="000000"/>
                <w:sz w:val="24"/>
                <w:szCs w:val="24"/>
              </w:rPr>
              <w:t>开户银行：</w:t>
            </w:r>
            <w:r>
              <w:rPr>
                <w:rFonts w:hint="eastAsia" w:eastAsia="仿宋"/>
                <w:color w:val="000000"/>
                <w:sz w:val="24"/>
              </w:rPr>
              <w:t>上海浦东发展银行股份有限公司杭州余杭支行</w:t>
            </w:r>
          </w:p>
          <w:p w14:paraId="4C0F026E">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hint="eastAsia" w:eastAsia="仿宋"/>
                <w:color w:val="000000"/>
                <w:sz w:val="24"/>
                <w:szCs w:val="24"/>
                <w:lang w:eastAsia="zh-CN"/>
              </w:rPr>
              <w:t>银行账号</w:t>
            </w:r>
            <w:r>
              <w:rPr>
                <w:rFonts w:eastAsia="仿宋"/>
                <w:color w:val="000000"/>
                <w:sz w:val="24"/>
                <w:szCs w:val="24"/>
              </w:rPr>
              <w:t xml:space="preserve">：95260078801100000902 </w:t>
            </w:r>
          </w:p>
          <w:p w14:paraId="02C9690C">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eastAsia="仿宋"/>
                <w:color w:val="000000"/>
                <w:sz w:val="24"/>
                <w:szCs w:val="24"/>
              </w:rPr>
              <w:t>税号： 91330110MA2HYAEK1T(1/1)</w:t>
            </w:r>
          </w:p>
          <w:p w14:paraId="1C3200AD">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color w:val="000000"/>
                <w:sz w:val="24"/>
                <w:szCs w:val="24"/>
              </w:rPr>
              <w:t xml:space="preserve">电话（Tel）： </w:t>
            </w:r>
          </w:p>
          <w:p w14:paraId="6218C6FA">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color w:val="000000"/>
                <w:sz w:val="24"/>
                <w:szCs w:val="24"/>
              </w:rPr>
              <w:t xml:space="preserve">传真（Fax）： </w:t>
            </w:r>
          </w:p>
        </w:tc>
        <w:tc>
          <w:tcPr>
            <w:tcW w:w="4160" w:type="dxa"/>
            <w:tcBorders>
              <w:top w:val="nil"/>
              <w:left w:val="nil"/>
              <w:bottom w:val="nil"/>
              <w:right w:val="nil"/>
            </w:tcBorders>
            <w:shd w:val="clear" w:color="auto" w:fill="FFFFFF"/>
            <w:noWrap w:val="0"/>
            <w:vAlign w:val="top"/>
          </w:tcPr>
          <w:p>
            <w:r>
              <w:t>分包方（乙方）：{{ supplierName }}</w:t>
              <w:br/>
              <w:t>联系地址：{{ supplierAddress }}</w:t>
              <w:br/>
              <w:t>开户银行：{{ supplierBank }}</w:t>
              <w:br/>
              <w:t>银行账号：{{ supplierAccount }}</w:t>
              <w:br/>
              <w:t>税号：{{ supplierTaxNo }}</w:t>
              <w:br/>
              <w:t>电话（Tel）：{{ supplierPhone }} 传真（Fax）：{{ supplierFax }}</w:t>
            </w:r>
          </w:p>
        </w:tc>
      </w:tr>
    </w:tbl>
    <w:p w14:paraId="69374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p>
    <w:p w14:paraId="2011DD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为保证项目工程顺利实施，保障双方的合法权益，确保工程质量、进度、安 全生产和文明施工达到甲方、建设单位、总包单位的要求，甲、乙双方经友好</w:t>
      </w:r>
      <w:r>
        <w:rPr>
          <w:rFonts w:hint="eastAsia" w:ascii="仿宋" w:hAnsi="仿宋" w:eastAsia="仿宋" w:cs="仿宋"/>
          <w:sz w:val="24"/>
          <w:szCs w:val="24"/>
          <w:lang w:val="en-US" w:eastAsia="zh-CN"/>
        </w:rPr>
        <w:t>协</w:t>
      </w:r>
      <w:r>
        <w:rPr>
          <w:rFonts w:hint="eastAsia" w:ascii="仿宋" w:hAnsi="仿宋" w:eastAsia="仿宋" w:cs="仿宋"/>
          <w:sz w:val="24"/>
          <w:szCs w:val="24"/>
        </w:rPr>
        <w:t>商，自愿达成如下</w:t>
      </w:r>
      <w:r>
        <w:rPr>
          <w:rFonts w:hint="eastAsia" w:ascii="仿宋" w:hAnsi="仿宋" w:eastAsia="仿宋" w:cs="仿宋"/>
          <w:sz w:val="24"/>
          <w:szCs w:val="24"/>
          <w:lang w:eastAsia="zh-CN"/>
        </w:rPr>
        <w:t>合同</w:t>
      </w:r>
      <w:r>
        <w:rPr>
          <w:rFonts w:hint="eastAsia" w:ascii="仿宋" w:hAnsi="仿宋" w:eastAsia="仿宋" w:cs="仿宋"/>
          <w:sz w:val="24"/>
          <w:szCs w:val="24"/>
        </w:rPr>
        <w:t>，以资共同遵守：</w:t>
      </w:r>
    </w:p>
    <w:p w14:paraId="13FB78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u w:val="single"/>
        </w:rPr>
      </w:pPr>
      <w:r>
        <w:t>工程项目：{{ projectName }}</w:t>
      </w:r>
    </w:p>
    <w:p w14:paraId="78A29D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rPr>
      </w:pPr>
      <w:r>
        <w:t>工程地点：{{ engineeringLocation }}</w:t>
      </w:r>
    </w:p>
    <w:p w14:paraId="49EAA5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工作内容及管理要求</w:t>
      </w:r>
    </w:p>
    <w:p w14:paraId="05DD20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rPr>
      </w:pPr>
      <w:r>
        <w:t>甲方根据工程需要，将{{ workDescription }}工程劳务分包给乙方负责施工作业。施工范围包括但不限于：{{ engineeringScope }}。</w:t>
      </w:r>
    </w:p>
    <w:p w14:paraId="06C747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rPr>
      </w:pPr>
      <w:r>
        <w:rPr>
          <w:rFonts w:hint="eastAsia" w:ascii="仿宋" w:hAnsi="仿宋" w:eastAsia="仿宋" w:cs="仿宋"/>
          <w:b/>
          <w:bCs/>
          <w:sz w:val="24"/>
          <w:szCs w:val="24"/>
        </w:rPr>
        <w:t>劳务承包方式：</w:t>
      </w:r>
      <w:r>
        <w:rPr>
          <w:rFonts w:hint="eastAsia" w:ascii="仿宋" w:hAnsi="仿宋" w:eastAsia="仿宋" w:cs="仿宋"/>
          <w:sz w:val="24"/>
          <w:szCs w:val="24"/>
        </w:rPr>
        <w:t>清包工，机具设备</w:t>
      </w:r>
      <w:r>
        <w:rPr>
          <w:rFonts w:hint="eastAsia" w:ascii="仿宋" w:hAnsi="仿宋" w:eastAsia="仿宋" w:cs="仿宋"/>
          <w:sz w:val="24"/>
          <w:szCs w:val="24"/>
          <w:lang w:val="en-US" w:eastAsia="zh-CN"/>
        </w:rPr>
        <w:t>等由</w:t>
      </w:r>
      <w:r>
        <w:rPr>
          <w:rFonts w:hint="eastAsia" w:ascii="仿宋" w:hAnsi="仿宋" w:eastAsia="仿宋" w:cs="仿宋"/>
          <w:sz w:val="24"/>
          <w:szCs w:val="24"/>
        </w:rPr>
        <w:t xml:space="preserve">乙方自备。  </w:t>
      </w:r>
    </w:p>
    <w:p w14:paraId="6C4A108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工程工期：</w:t>
      </w:r>
    </w:p>
    <w:p w14:paraId="4866D8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开工日期：本承包工程定于</w:t>
      </w:r>
      <w:r>
        <w:rPr>
          <w:rFonts w:hint="eastAsia" w:ascii="仿宋" w:hAnsi="仿宋" w:eastAsia="仿宋" w:cs="仿宋"/>
          <w:sz w:val="24"/>
          <w:szCs w:val="24"/>
          <w:lang w:eastAsia="zh-CN"/>
        </w:rPr>
        <w:t>【】</w:t>
      </w:r>
      <w:r>
        <w:rPr>
          <w:rFonts w:hint="eastAsia" w:ascii="仿宋" w:hAnsi="仿宋" w:eastAsia="仿宋" w:cs="仿宋"/>
          <w:sz w:val="24"/>
          <w:szCs w:val="24"/>
        </w:rPr>
        <w:t>年</w:t>
      </w:r>
      <w:r>
        <w:rPr>
          <w:rFonts w:hint="eastAsia" w:ascii="仿宋" w:hAnsi="仿宋" w:eastAsia="仿宋" w:cs="仿宋"/>
          <w:sz w:val="24"/>
          <w:szCs w:val="24"/>
          <w:lang w:eastAsia="zh-CN"/>
        </w:rPr>
        <w:t>【】</w:t>
      </w:r>
      <w:r>
        <w:rPr>
          <w:rFonts w:hint="eastAsia" w:ascii="仿宋" w:hAnsi="仿宋" w:eastAsia="仿宋" w:cs="仿宋"/>
          <w:sz w:val="24"/>
          <w:szCs w:val="24"/>
        </w:rPr>
        <w:t>月</w:t>
      </w:r>
      <w:r>
        <w:rPr>
          <w:rFonts w:hint="eastAsia" w:ascii="仿宋" w:hAnsi="仿宋" w:eastAsia="仿宋" w:cs="仿宋"/>
          <w:sz w:val="24"/>
          <w:szCs w:val="24"/>
          <w:lang w:eastAsia="zh-CN"/>
        </w:rPr>
        <w:t>【】</w:t>
      </w:r>
      <w:r>
        <w:rPr>
          <w:rFonts w:hint="eastAsia" w:ascii="仿宋" w:hAnsi="仿宋" w:eastAsia="仿宋" w:cs="仿宋"/>
          <w:sz w:val="24"/>
          <w:szCs w:val="24"/>
        </w:rPr>
        <w:t>日开工，具体以甲方开工令或书面通知为准；竣工日期：本承包工程定于</w:t>
      </w:r>
      <w:r>
        <w:rPr>
          <w:rFonts w:hint="eastAsia" w:ascii="仿宋" w:hAnsi="仿宋" w:eastAsia="仿宋" w:cs="仿宋"/>
          <w:sz w:val="24"/>
          <w:szCs w:val="24"/>
          <w:lang w:eastAsia="zh-CN"/>
        </w:rPr>
        <w:t>【】</w:t>
      </w:r>
      <w:r>
        <w:rPr>
          <w:rFonts w:hint="eastAsia" w:ascii="仿宋" w:hAnsi="仿宋" w:eastAsia="仿宋" w:cs="仿宋"/>
          <w:sz w:val="24"/>
          <w:szCs w:val="24"/>
        </w:rPr>
        <w:t>年</w:t>
      </w:r>
      <w:r>
        <w:rPr>
          <w:rFonts w:hint="eastAsia" w:ascii="仿宋" w:hAnsi="仿宋" w:eastAsia="仿宋" w:cs="仿宋"/>
          <w:sz w:val="24"/>
          <w:szCs w:val="24"/>
          <w:lang w:eastAsia="zh-CN"/>
        </w:rPr>
        <w:t>【】</w:t>
      </w:r>
      <w:r>
        <w:rPr>
          <w:rFonts w:hint="eastAsia" w:ascii="仿宋" w:hAnsi="仿宋" w:eastAsia="仿宋" w:cs="仿宋"/>
          <w:sz w:val="24"/>
          <w:szCs w:val="24"/>
        </w:rPr>
        <w:t>月</w:t>
      </w:r>
      <w:r>
        <w:rPr>
          <w:rFonts w:hint="eastAsia" w:ascii="仿宋" w:hAnsi="仿宋" w:eastAsia="仿宋" w:cs="仿宋"/>
          <w:sz w:val="24"/>
          <w:szCs w:val="24"/>
          <w:lang w:eastAsia="zh-CN"/>
        </w:rPr>
        <w:t>【】</w:t>
      </w:r>
      <w:r>
        <w:rPr>
          <w:rFonts w:hint="eastAsia" w:ascii="仿宋" w:hAnsi="仿宋" w:eastAsia="仿宋" w:cs="仿宋"/>
          <w:sz w:val="24"/>
          <w:szCs w:val="24"/>
        </w:rPr>
        <w:t>日竣工；总工期共计</w:t>
      </w:r>
      <w:r>
        <w:rPr>
          <w:rFonts w:hint="eastAsia" w:ascii="仿宋" w:hAnsi="仿宋" w:eastAsia="仿宋" w:cs="仿宋"/>
          <w:sz w:val="24"/>
          <w:szCs w:val="24"/>
          <w:lang w:eastAsia="zh-CN"/>
        </w:rPr>
        <w:t>【】</w:t>
      </w:r>
      <w:r>
        <w:rPr>
          <w:rFonts w:hint="eastAsia" w:ascii="仿宋" w:hAnsi="仿宋" w:eastAsia="仿宋" w:cs="仿宋"/>
          <w:sz w:val="24"/>
          <w:szCs w:val="24"/>
        </w:rPr>
        <w:t>日历天数。</w:t>
      </w:r>
    </w:p>
    <w:p w14:paraId="33C114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本工程工期需满足甲方、建设单位、总包单位对项目总工期的需要，甲方有 权根据实际情况调整本承包工程的工期，乙方无条件服从，并不得向甲方提出任 何增加费用或索赔。</w:t>
      </w:r>
    </w:p>
    <w:p w14:paraId="4B09A11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施工质量</w:t>
      </w:r>
      <w:r>
        <w:rPr>
          <w:rFonts w:hint="eastAsia" w:ascii="仿宋" w:hAnsi="仿宋" w:eastAsia="仿宋" w:cs="仿宋"/>
          <w:b/>
          <w:bCs/>
          <w:sz w:val="24"/>
          <w:szCs w:val="24"/>
          <w:lang w:val="en-US" w:eastAsia="zh-CN"/>
        </w:rPr>
        <w:t>要求</w:t>
      </w:r>
    </w:p>
    <w:p w14:paraId="7F60599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工程质量必须达到本合同所约定的工程质量标准，质量的评定标准按照甲 方与发包人</w:t>
      </w:r>
      <w:r>
        <w:rPr>
          <w:rFonts w:hint="eastAsia" w:ascii="仿宋" w:hAnsi="仿宋" w:eastAsia="仿宋" w:cs="仿宋"/>
          <w:sz w:val="24"/>
          <w:szCs w:val="24"/>
          <w:lang w:eastAsia="zh-CN"/>
        </w:rPr>
        <w:t>（</w:t>
      </w:r>
      <w:r>
        <w:rPr>
          <w:rFonts w:hint="eastAsia" w:ascii="仿宋" w:hAnsi="仿宋" w:eastAsia="仿宋" w:cs="仿宋"/>
          <w:sz w:val="24"/>
          <w:szCs w:val="24"/>
        </w:rPr>
        <w:t>建设单位、总包单位</w:t>
      </w:r>
      <w:r>
        <w:rPr>
          <w:rFonts w:hint="eastAsia" w:ascii="仿宋" w:hAnsi="仿宋" w:eastAsia="仿宋" w:cs="仿宋"/>
          <w:sz w:val="24"/>
          <w:szCs w:val="24"/>
          <w:lang w:eastAsia="zh-CN"/>
        </w:rPr>
        <w:t>）</w:t>
      </w:r>
      <w:r>
        <w:rPr>
          <w:rFonts w:hint="eastAsia" w:ascii="仿宋" w:hAnsi="仿宋" w:eastAsia="仿宋" w:cs="仿宋"/>
          <w:sz w:val="24"/>
          <w:szCs w:val="24"/>
        </w:rPr>
        <w:t>所签订的施工合同相应质量条款履行。乙方必须严格按国家、施工地当地政府部门及甲方有关标准、规范和设计要求以及甲方的指令施工，符合国家、地方和行业的现行施工验收规范、规程及标准</w:t>
      </w:r>
      <w:r>
        <w:rPr>
          <w:rFonts w:hint="eastAsia" w:ascii="仿宋" w:hAnsi="仿宋" w:eastAsia="仿宋" w:cs="仿宋"/>
          <w:sz w:val="24"/>
          <w:szCs w:val="24"/>
          <w:lang w:eastAsia="zh-CN"/>
        </w:rPr>
        <w:t>（</w:t>
      </w:r>
      <w:r>
        <w:rPr>
          <w:rFonts w:hint="eastAsia" w:ascii="仿宋" w:hAnsi="仿宋" w:eastAsia="仿宋" w:cs="仿宋"/>
          <w:sz w:val="24"/>
          <w:szCs w:val="24"/>
        </w:rPr>
        <w:t>乙方在签订本</w:t>
      </w:r>
      <w:r>
        <w:rPr>
          <w:rFonts w:hint="eastAsia" w:ascii="仿宋" w:hAnsi="仿宋" w:eastAsia="仿宋" w:cs="仿宋"/>
          <w:sz w:val="24"/>
          <w:szCs w:val="24"/>
          <w:lang w:eastAsia="zh-CN"/>
        </w:rPr>
        <w:t>合同</w:t>
      </w:r>
      <w:r>
        <w:rPr>
          <w:rFonts w:hint="eastAsia" w:ascii="仿宋" w:hAnsi="仿宋" w:eastAsia="仿宋" w:cs="仿宋"/>
          <w:sz w:val="24"/>
          <w:szCs w:val="24"/>
        </w:rPr>
        <w:t>前已阅览并理解该标准且无异议</w:t>
      </w:r>
      <w:r>
        <w:rPr>
          <w:rFonts w:hint="eastAsia" w:ascii="仿宋" w:hAnsi="仿宋" w:eastAsia="仿宋" w:cs="仿宋"/>
          <w:sz w:val="24"/>
          <w:szCs w:val="24"/>
          <w:lang w:eastAsia="zh-CN"/>
        </w:rPr>
        <w:t>），</w:t>
      </w:r>
      <w:r>
        <w:rPr>
          <w:rFonts w:hint="eastAsia" w:ascii="仿宋" w:hAnsi="仿宋" w:eastAsia="仿宋" w:cs="仿宋"/>
          <w:sz w:val="24"/>
          <w:szCs w:val="24"/>
        </w:rPr>
        <w:t>竣工验收一次性验收合格。因乙方原因使工程质量达不到约定的质量标准， 乙方应立即无条件返修整改，乙方必须在接到维修通知后24小时内安排人员到场维修，乙方不在约定期限内维修或经通知后不进行维修的，甲方可自行或委托他人维修，费用从乙方的工程款或保修金内双倍扣除，不足部分甲方有权向乙方追偿。</w:t>
      </w:r>
    </w:p>
    <w:p w14:paraId="123A019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乙方在开工前，必须编制施工工艺、施工进度报甲方审查、批准。工程的查、交接验收等程序条件必须满足总包合同或甲方的质量标准和质量要求。</w:t>
      </w:r>
      <w:r>
        <w:rPr>
          <w:rFonts w:hint="eastAsia" w:ascii="仿宋" w:hAnsi="仿宋" w:eastAsia="仿宋" w:cs="仿宋"/>
          <w:sz w:val="24"/>
          <w:szCs w:val="24"/>
          <w:lang w:val="en-US" w:eastAsia="zh-CN"/>
        </w:rPr>
        <w:t>乙</w:t>
      </w:r>
      <w:r>
        <w:rPr>
          <w:rFonts w:hint="eastAsia" w:ascii="仿宋" w:hAnsi="仿宋" w:eastAsia="仿宋" w:cs="仿宋"/>
          <w:sz w:val="24"/>
          <w:szCs w:val="24"/>
        </w:rPr>
        <w:t>方在提交甲方验收之前必须自检，并提供自检依据，自检后以书面形式通知甲方 并允许及接受甲方进入现场进行工程交接验收、检查。乙方应就承包工程向甲方 承担甲方在与发包人所签订施工合同中所应承担的一切责任、义务</w:t>
      </w:r>
      <w:r>
        <w:rPr>
          <w:rFonts w:hint="eastAsia" w:ascii="仿宋" w:hAnsi="仿宋" w:eastAsia="仿宋" w:cs="仿宋"/>
          <w:sz w:val="24"/>
          <w:szCs w:val="24"/>
          <w:lang w:eastAsia="zh-CN"/>
        </w:rPr>
        <w:t>（</w:t>
      </w:r>
      <w:r>
        <w:rPr>
          <w:rFonts w:hint="eastAsia" w:ascii="仿宋" w:hAnsi="仿宋" w:eastAsia="仿宋" w:cs="仿宋"/>
          <w:sz w:val="24"/>
          <w:szCs w:val="24"/>
        </w:rPr>
        <w:t>包括但不限</w:t>
      </w:r>
    </w:p>
    <w:p w14:paraId="0A0840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于工期、质量、安全文明施工方面的义务及责任</w:t>
      </w:r>
      <w:r>
        <w:rPr>
          <w:rFonts w:hint="eastAsia" w:ascii="仿宋" w:hAnsi="仿宋" w:eastAsia="仿宋" w:cs="仿宋"/>
          <w:sz w:val="24"/>
          <w:szCs w:val="24"/>
          <w:lang w:eastAsia="zh-CN"/>
        </w:rPr>
        <w:t>）</w:t>
      </w:r>
      <w:r>
        <w:rPr>
          <w:rFonts w:hint="eastAsia" w:ascii="仿宋" w:hAnsi="仿宋" w:eastAsia="仿宋" w:cs="仿宋"/>
          <w:sz w:val="24"/>
          <w:szCs w:val="24"/>
        </w:rPr>
        <w:t>。</w:t>
      </w:r>
    </w:p>
    <w:p w14:paraId="5A749FC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已完工工程的成品保护：施工未经验收或未正式交付的工程，由乙方</w:t>
      </w:r>
      <w:r>
        <w:rPr>
          <w:rFonts w:hint="eastAsia" w:ascii="仿宋" w:hAnsi="仿宋" w:eastAsia="仿宋" w:cs="仿宋"/>
          <w:sz w:val="24"/>
          <w:szCs w:val="24"/>
          <w:lang w:val="en-US" w:eastAsia="zh-CN"/>
        </w:rPr>
        <w:t>按</w:t>
      </w:r>
      <w:r>
        <w:rPr>
          <w:rFonts w:hint="eastAsia" w:ascii="仿宋" w:hAnsi="仿宋" w:eastAsia="仿宋" w:cs="仿宋"/>
          <w:sz w:val="24"/>
          <w:szCs w:val="24"/>
        </w:rPr>
        <w:t>甲方或发包人要求负责保护，如果出现损坏，必须无条件立即修复。</w:t>
      </w:r>
    </w:p>
    <w:p w14:paraId="4C2BAEE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结算方式与付款方式</w:t>
      </w:r>
    </w:p>
    <w:p w14:paraId="001A1DA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本合同采用以下第</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lang w:eastAsia="zh-CN"/>
        </w:rPr>
        <w:t>）</w:t>
      </w:r>
      <w:r>
        <w:rPr>
          <w:rFonts w:hint="eastAsia" w:ascii="仿宋" w:hAnsi="仿宋" w:eastAsia="仿宋" w:cs="仿宋"/>
          <w:sz w:val="24"/>
          <w:szCs w:val="24"/>
        </w:rPr>
        <w:t>种结算方式：</w:t>
      </w:r>
    </w:p>
    <w:p w14:paraId="40C8448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固定单价，工程量据实核算。清工价格：合同暂定总价为人民币</w:t>
      </w:r>
      <w:r>
        <w:rPr>
          <w:rFonts w:hint="eastAsia" w:ascii="仿宋" w:hAnsi="仿宋" w:eastAsia="仿宋" w:cs="仿宋"/>
          <w:sz w:val="24"/>
          <w:szCs w:val="24"/>
          <w:u w:val="single"/>
          <w:lang w:val="en-US" w:eastAsia="zh-CN"/>
        </w:rPr>
        <w:t xml:space="preserve"> /  </w:t>
      </w:r>
      <w:r>
        <w:rPr>
          <w:rFonts w:hint="eastAsia" w:ascii="仿宋" w:hAnsi="仿宋" w:eastAsia="仿宋" w:cs="仿宋"/>
          <w:sz w:val="24"/>
          <w:szCs w:val="24"/>
        </w:rPr>
        <w:t>元 ( 大写：人民币/)</w:t>
      </w:r>
      <w:r>
        <w:rPr>
          <w:rFonts w:hint="eastAsia" w:ascii="仿宋" w:hAnsi="仿宋" w:eastAsia="仿宋" w:cs="仿宋"/>
          <w:sz w:val="24"/>
          <w:szCs w:val="24"/>
          <w:lang w:eastAsia="zh-CN"/>
        </w:rPr>
        <w:t>，</w:t>
      </w:r>
      <w:r>
        <w:rPr>
          <w:rFonts w:hint="eastAsia" w:ascii="仿宋" w:hAnsi="仿宋" w:eastAsia="仿宋" w:cs="仿宋"/>
          <w:sz w:val="24"/>
          <w:szCs w:val="24"/>
        </w:rPr>
        <w:t>单价详见附表1</w:t>
      </w:r>
      <w:r>
        <w:rPr>
          <w:rFonts w:hint="eastAsia" w:ascii="仿宋" w:hAnsi="仿宋" w:eastAsia="仿宋" w:cs="仿宋"/>
          <w:sz w:val="24"/>
          <w:szCs w:val="24"/>
          <w:lang w:val="en-US" w:eastAsia="zh-CN"/>
        </w:rPr>
        <w:t>;</w:t>
      </w:r>
    </w:p>
    <w:p w14:paraId="2C9E632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固定总价包干，合同金额为人民币</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元</w:t>
      </w:r>
      <w:r>
        <w:rPr>
          <w:rFonts w:hint="eastAsia" w:ascii="仿宋" w:hAnsi="仿宋" w:eastAsia="仿宋" w:cs="仿宋"/>
          <w:sz w:val="24"/>
          <w:szCs w:val="24"/>
          <w:lang w:eastAsia="zh-CN"/>
        </w:rPr>
        <w:t>（</w:t>
      </w:r>
      <w:r>
        <w:rPr>
          <w:rFonts w:hint="eastAsia" w:ascii="仿宋" w:hAnsi="仿宋" w:eastAsia="仿宋" w:cs="仿宋"/>
          <w:sz w:val="24"/>
          <w:szCs w:val="24"/>
        </w:rPr>
        <w:t>大写：人民币</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w:t>
      </w:r>
      <w:r>
        <w:rPr>
          <w:rFonts w:hint="eastAsia" w:ascii="仿宋" w:hAnsi="仿宋" w:eastAsia="仿宋" w:cs="仿宋"/>
          <w:sz w:val="24"/>
          <w:szCs w:val="24"/>
          <w:lang w:val="en-US" w:eastAsia="zh-CN"/>
        </w:rPr>
        <w:t>.</w:t>
      </w:r>
    </w:p>
    <w:p w14:paraId="724AFE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以上价格均为含税价格，包括但不限于：人工费</w:t>
      </w:r>
      <w:r>
        <w:rPr>
          <w:rFonts w:hint="eastAsia" w:ascii="仿宋" w:hAnsi="仿宋" w:eastAsia="仿宋" w:cs="仿宋"/>
          <w:sz w:val="24"/>
          <w:szCs w:val="24"/>
          <w:lang w:eastAsia="zh-CN"/>
        </w:rPr>
        <w:t>（</w:t>
      </w:r>
      <w:r>
        <w:rPr>
          <w:rFonts w:hint="eastAsia" w:ascii="仿宋" w:hAnsi="仿宋" w:eastAsia="仿宋" w:cs="仿宋"/>
          <w:sz w:val="24"/>
          <w:szCs w:val="24"/>
        </w:rPr>
        <w:t>含施工人员工资、加班费</w:t>
      </w:r>
      <w:r>
        <w:rPr>
          <w:rFonts w:hint="eastAsia" w:ascii="仿宋" w:hAnsi="仿宋" w:eastAsia="仿宋" w:cs="仿宋"/>
          <w:sz w:val="24"/>
          <w:szCs w:val="24"/>
          <w:lang w:eastAsia="zh-CN"/>
        </w:rPr>
        <w:t>）</w:t>
      </w:r>
      <w:r>
        <w:rPr>
          <w:rFonts w:hint="eastAsia" w:ascii="仿宋" w:hAnsi="仿宋" w:eastAsia="仿宋" w:cs="仿宋"/>
          <w:sz w:val="24"/>
          <w:szCs w:val="24"/>
        </w:rPr>
        <w:t>、赶工费、措施费、管理费、交通费、机具费、住宿费、劳保用品、医药费、成品保护、材料搬运、垃圾清运费、税费、安全文明施工费、工人保险费、市场风险费用、不可预见的乙方施工人员的各类风险费用等施工过程中所有可能会涉及到的全部费用。施工过程中乙方不得以任何理由</w:t>
      </w:r>
      <w:r>
        <w:rPr>
          <w:rFonts w:hint="eastAsia" w:ascii="仿宋" w:hAnsi="仿宋" w:eastAsia="仿宋" w:cs="仿宋"/>
          <w:sz w:val="24"/>
          <w:szCs w:val="24"/>
          <w:lang w:eastAsia="zh-CN"/>
        </w:rPr>
        <w:t>（</w:t>
      </w:r>
      <w:r>
        <w:rPr>
          <w:rFonts w:hint="eastAsia" w:ascii="仿宋" w:hAnsi="仿宋" w:eastAsia="仿宋" w:cs="仿宋"/>
          <w:sz w:val="24"/>
          <w:szCs w:val="24"/>
        </w:rPr>
        <w:t>包括但不限于市场价格波动、政策性文件等</w:t>
      </w:r>
      <w:r>
        <w:rPr>
          <w:rFonts w:hint="eastAsia" w:ascii="仿宋" w:hAnsi="仿宋" w:eastAsia="仿宋" w:cs="仿宋"/>
          <w:sz w:val="24"/>
          <w:szCs w:val="24"/>
          <w:lang w:eastAsia="zh-CN"/>
        </w:rPr>
        <w:t>）</w:t>
      </w:r>
      <w:r>
        <w:rPr>
          <w:rFonts w:hint="eastAsia" w:ascii="仿宋" w:hAnsi="仿宋" w:eastAsia="仿宋" w:cs="仿宋"/>
          <w:sz w:val="24"/>
          <w:szCs w:val="24"/>
        </w:rPr>
        <w:t>要求调增人工、材料单价及措施费。</w:t>
      </w:r>
    </w:p>
    <w:p w14:paraId="076D9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本合同项下工程项目</w:t>
      </w:r>
      <w:r>
        <w:rPr>
          <w:rFonts w:hint="eastAsia" w:ascii="仿宋" w:hAnsi="仿宋" w:eastAsia="仿宋" w:cs="仿宋"/>
          <w:sz w:val="24"/>
          <w:szCs w:val="24"/>
        </w:rPr>
        <w:t>与其它专业工程的界面划分中需明确乙方施工的工作内容，清单中未列项的，如有费用增减，由乙方自行计算，并单列纳入其他项目清单报价中</w:t>
      </w:r>
      <w:r>
        <w:rPr>
          <w:rFonts w:hint="eastAsia" w:ascii="仿宋" w:hAnsi="仿宋" w:eastAsia="仿宋" w:cs="仿宋"/>
          <w:sz w:val="24"/>
          <w:szCs w:val="24"/>
          <w:lang w:eastAsia="zh-CN"/>
        </w:rPr>
        <w:t>（</w:t>
      </w:r>
      <w:r>
        <w:rPr>
          <w:rFonts w:hint="eastAsia" w:ascii="仿宋" w:hAnsi="仿宋" w:eastAsia="仿宋" w:cs="仿宋"/>
          <w:sz w:val="24"/>
          <w:szCs w:val="24"/>
        </w:rPr>
        <w:t>以双方</w:t>
      </w:r>
      <w:r>
        <w:rPr>
          <w:rFonts w:hint="eastAsia" w:ascii="仿宋" w:hAnsi="仿宋" w:eastAsia="仿宋" w:cs="仿宋"/>
          <w:sz w:val="24"/>
          <w:szCs w:val="24"/>
          <w:lang w:eastAsia="zh-CN"/>
        </w:rPr>
        <w:t>联系单</w:t>
      </w:r>
      <w:r>
        <w:rPr>
          <w:rFonts w:hint="eastAsia" w:ascii="仿宋" w:hAnsi="仿宋" w:eastAsia="仿宋" w:cs="仿宋"/>
          <w:sz w:val="24"/>
          <w:szCs w:val="24"/>
        </w:rPr>
        <w:t>为准</w:t>
      </w:r>
      <w:r>
        <w:rPr>
          <w:rFonts w:hint="eastAsia" w:ascii="仿宋" w:hAnsi="仿宋" w:eastAsia="仿宋" w:cs="仿宋"/>
          <w:sz w:val="24"/>
          <w:szCs w:val="24"/>
          <w:lang w:eastAsia="zh-CN"/>
        </w:rPr>
        <w:t>），</w:t>
      </w:r>
      <w:r>
        <w:rPr>
          <w:rFonts w:hint="eastAsia" w:ascii="仿宋" w:hAnsi="仿宋" w:eastAsia="仿宋" w:cs="仿宋"/>
          <w:sz w:val="24"/>
          <w:szCs w:val="24"/>
        </w:rPr>
        <w:t>如乙方未进行报价，则视为让利；如涉及工程量较大的务必在签订本</w:t>
      </w:r>
      <w:r>
        <w:rPr>
          <w:rFonts w:hint="eastAsia" w:ascii="仿宋" w:hAnsi="仿宋" w:eastAsia="仿宋" w:cs="仿宋"/>
          <w:sz w:val="24"/>
          <w:szCs w:val="24"/>
          <w:lang w:eastAsia="zh-CN"/>
        </w:rPr>
        <w:t>合同</w:t>
      </w:r>
      <w:r>
        <w:rPr>
          <w:rFonts w:hint="eastAsia" w:ascii="仿宋" w:hAnsi="仿宋" w:eastAsia="仿宋" w:cs="仿宋"/>
          <w:sz w:val="24"/>
          <w:szCs w:val="24"/>
        </w:rPr>
        <w:t>前</w:t>
      </w:r>
      <w:r>
        <w:rPr>
          <w:rFonts w:hint="eastAsia" w:ascii="仿宋" w:hAnsi="仿宋" w:eastAsia="仿宋" w:cs="仿宋"/>
          <w:sz w:val="24"/>
          <w:szCs w:val="24"/>
          <w:lang w:val="en-US" w:eastAsia="zh-CN"/>
        </w:rPr>
        <w:t>由乙方</w:t>
      </w:r>
      <w:r>
        <w:rPr>
          <w:rFonts w:hint="eastAsia" w:ascii="仿宋" w:hAnsi="仿宋" w:eastAsia="仿宋" w:cs="仿宋"/>
          <w:sz w:val="24"/>
          <w:szCs w:val="24"/>
        </w:rPr>
        <w:t>向甲方书面提出并经甲方</w:t>
      </w:r>
      <w:r>
        <w:rPr>
          <w:rFonts w:hint="eastAsia" w:ascii="仿宋" w:hAnsi="仿宋" w:eastAsia="仿宋" w:cs="仿宋"/>
          <w:sz w:val="24"/>
          <w:szCs w:val="24"/>
          <w:lang w:eastAsia="zh-CN"/>
        </w:rPr>
        <w:t>联系单</w:t>
      </w:r>
      <w:r>
        <w:rPr>
          <w:rFonts w:hint="eastAsia" w:ascii="仿宋" w:hAnsi="仿宋" w:eastAsia="仿宋" w:cs="仿宋"/>
          <w:sz w:val="24"/>
          <w:szCs w:val="24"/>
        </w:rPr>
        <w:t>，如未提出则视为已包含在合同总价内考虑，结算时不予考虑。因工程变更引起的工程量变化，相应</w:t>
      </w:r>
      <w:r>
        <w:rPr>
          <w:rFonts w:hint="eastAsia" w:ascii="仿宋" w:hAnsi="仿宋" w:eastAsia="仿宋" w:cs="仿宋"/>
          <w:sz w:val="24"/>
          <w:szCs w:val="24"/>
          <w:lang w:val="en-US" w:eastAsia="zh-CN"/>
        </w:rPr>
        <w:t>子</w:t>
      </w:r>
      <w:r>
        <w:rPr>
          <w:rFonts w:hint="eastAsia" w:ascii="仿宋" w:hAnsi="仿宋" w:eastAsia="仿宋" w:cs="仿宋"/>
          <w:sz w:val="24"/>
          <w:szCs w:val="24"/>
        </w:rPr>
        <w:t>目单价如在合同附件清单中有约定的，按合同附件清单的单价执行，合同附件清单中没有约定的，应由乙方向甲方提交核价</w:t>
      </w:r>
      <w:r>
        <w:rPr>
          <w:rFonts w:hint="eastAsia" w:ascii="仿宋" w:hAnsi="仿宋" w:eastAsia="仿宋" w:cs="仿宋"/>
          <w:sz w:val="24"/>
          <w:szCs w:val="24"/>
          <w:lang w:eastAsia="zh-CN"/>
        </w:rPr>
        <w:t>联系单</w:t>
      </w:r>
      <w:r>
        <w:rPr>
          <w:rFonts w:hint="eastAsia" w:ascii="仿宋" w:hAnsi="仿宋" w:eastAsia="仿宋" w:cs="仿宋"/>
          <w:sz w:val="24"/>
          <w:szCs w:val="24"/>
        </w:rPr>
        <w:t>单，以甲方</w:t>
      </w:r>
      <w:r>
        <w:rPr>
          <w:rFonts w:hint="eastAsia" w:ascii="仿宋" w:hAnsi="仿宋" w:eastAsia="仿宋" w:cs="仿宋"/>
          <w:sz w:val="24"/>
          <w:szCs w:val="24"/>
          <w:lang w:eastAsia="zh-CN"/>
        </w:rPr>
        <w:t>联系单</w:t>
      </w:r>
      <w:r>
        <w:rPr>
          <w:rFonts w:hint="eastAsia" w:ascii="仿宋" w:hAnsi="仿宋" w:eastAsia="仿宋" w:cs="仿宋"/>
          <w:sz w:val="24"/>
          <w:szCs w:val="24"/>
        </w:rPr>
        <w:t>确认为准。</w:t>
      </w:r>
    </w:p>
    <w:p w14:paraId="4B5A3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甲乙双方的劳务工程款结算，以本合同约定的结算方式为准。如发生工人考 勤工资费用超过乙方产值或结算款的，超过部分由乙方承担，与甲方无关。若因 乙方工人讨薪导致甲方代为支付的，甲方有权就超付乙方产值或结算款的部分向  乙方进行追偿，由此产生的律师费、诉讼费、保全费、保全担保费等全部费用由  乙方承担。</w:t>
      </w:r>
    </w:p>
    <w:p w14:paraId="7C513C3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w:t>
      </w:r>
      <w:r>
        <w:rPr>
          <w:rFonts w:hint="eastAsia" w:ascii="仿宋" w:hAnsi="仿宋" w:eastAsia="仿宋" w:cs="仿宋"/>
          <w:sz w:val="24"/>
          <w:szCs w:val="24"/>
          <w:lang w:val="en-US" w:eastAsia="zh-CN"/>
        </w:rPr>
        <w:t>确认，本合同总价</w:t>
      </w:r>
      <w:r>
        <w:rPr>
          <w:rFonts w:hint="eastAsia" w:ascii="仿宋" w:hAnsi="仿宋" w:eastAsia="仿宋" w:cs="仿宋"/>
          <w:sz w:val="24"/>
          <w:szCs w:val="24"/>
        </w:rPr>
        <w:t>已充分考虑以下内容：</w:t>
      </w:r>
    </w:p>
    <w:p w14:paraId="3D289BB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签订本合同前乙方应先到工地踏勘已充分了解工地位置、情况、道路、储存空间、装卸限制、施工界面、现场作业条件及任何其它足以影响承包价的情况，并考虑各项可能发生的费用，合同签订后，若出现工程量清单数量与施工图</w:t>
      </w:r>
    </w:p>
    <w:p w14:paraId="36E48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rPr>
        <w:t>纸工程数量不符</w:t>
      </w:r>
      <w:r>
        <w:rPr>
          <w:rFonts w:hint="eastAsia" w:ascii="仿宋" w:hAnsi="仿宋" w:eastAsia="仿宋" w:cs="仿宋"/>
          <w:sz w:val="24"/>
          <w:szCs w:val="24"/>
          <w:lang w:eastAsia="zh-CN"/>
        </w:rPr>
        <w:t>（</w:t>
      </w:r>
      <w:r>
        <w:rPr>
          <w:rFonts w:hint="eastAsia" w:ascii="仿宋" w:hAnsi="仿宋" w:eastAsia="仿宋" w:cs="仿宋"/>
          <w:sz w:val="24"/>
          <w:szCs w:val="24"/>
        </w:rPr>
        <w:t>包括漏项、错项、工程量计算错误等</w:t>
      </w:r>
      <w:r>
        <w:rPr>
          <w:rFonts w:hint="eastAsia" w:ascii="仿宋" w:hAnsi="仿宋" w:eastAsia="仿宋" w:cs="仿宋"/>
          <w:sz w:val="24"/>
          <w:szCs w:val="24"/>
          <w:lang w:eastAsia="zh-CN"/>
        </w:rPr>
        <w:t>），</w:t>
      </w:r>
      <w:r>
        <w:rPr>
          <w:rFonts w:hint="eastAsia" w:ascii="仿宋" w:hAnsi="仿宋" w:eastAsia="仿宋" w:cs="仿宋"/>
          <w:sz w:val="24"/>
          <w:szCs w:val="24"/>
        </w:rPr>
        <w:t>其风险均由乙方自行承担，乙方应当按照图纸及技术规范、标准施工，工程量不予调增，差额部分视为乙方让利。但固定总价对应工程量清单中乙方未实际完成的工作内容，其相应价款在结算时甲方予以扣减，任何因忽视或误解工地情况而导致的费用增加、索赔或工期延长申请将不获批准</w:t>
      </w:r>
      <w:r>
        <w:rPr>
          <w:rFonts w:hint="eastAsia" w:ascii="仿宋" w:hAnsi="仿宋" w:eastAsia="仿宋" w:cs="仿宋"/>
          <w:sz w:val="24"/>
          <w:szCs w:val="24"/>
          <w:lang w:eastAsia="zh-CN"/>
        </w:rPr>
        <w:t>。</w:t>
      </w:r>
    </w:p>
    <w:p w14:paraId="62EB93C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所有材料必须符合环保要求，工程完工后应满足环境检测要求；</w:t>
      </w:r>
    </w:p>
    <w:p w14:paraId="10349CC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乙方已充分考虑施工期间用电、用水等能源的实际情况，在现场自备满足施工需要的发电机、蓄水池等，增加的费用在投标时自行考虑列入措施项目清单及计价表中，施工期间此类影响，均不作任何调整；</w:t>
      </w:r>
    </w:p>
    <w:p w14:paraId="3A1BDAA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乙方已充分考虑施工过程中可能会发生水平运输、垂直运输、临时安全消防、临时设施租用、建筑垃圾堆放清运、夜间赶工、赶工措施、及单项工程修改造成的小范围窝工等</w:t>
      </w:r>
      <w:r>
        <w:rPr>
          <w:rFonts w:hint="eastAsia" w:ascii="仿宋" w:hAnsi="仿宋" w:eastAsia="仿宋" w:cs="仿宋"/>
          <w:sz w:val="24"/>
          <w:szCs w:val="24"/>
          <w:lang w:val="en-US" w:eastAsia="zh-CN"/>
        </w:rPr>
        <w:t>产生的费用</w:t>
      </w:r>
      <w:r>
        <w:rPr>
          <w:rFonts w:hint="eastAsia" w:ascii="仿宋" w:hAnsi="仿宋" w:eastAsia="仿宋" w:cs="仿宋"/>
          <w:sz w:val="24"/>
          <w:szCs w:val="24"/>
        </w:rPr>
        <w:t>；</w:t>
      </w:r>
    </w:p>
    <w:p w14:paraId="4357ACC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进场前，须参与甲方与土建总包单位及其他分包单位进行施工界面的书面交接验收。如发现有施工质量方面问题的，由土建单位或其他分包单位整改至合格，如接收后在施工中发现土建单位或其他分包单位的质量问题，由乙方免费负责修补并承担连带责任；</w:t>
      </w:r>
    </w:p>
    <w:p w14:paraId="1F0FFAA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乙方应对需进场的甲供材料、设备组织验收，因验收不力造成的损失，由乙方承担；若发现甲供材料、设备本身存在的缺陷，乙方应在领用或安装前及</w:t>
      </w:r>
    </w:p>
    <w:p w14:paraId="22EA6F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时向甲方书面反应，若经书面反应而未被甲方采纳的，该缺陷造成的损失由甲方</w:t>
      </w:r>
    </w:p>
    <w:p w14:paraId="621F2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承担。甲供材料损耗详见甲供材料表，超出部分由乙方承担。乙方已充分考虑该</w:t>
      </w:r>
    </w:p>
    <w:p w14:paraId="2CFE3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项工作所需费用，并单列纳入措施费报价，未在措施费报价中体现或不完全体现</w:t>
      </w:r>
    </w:p>
    <w:p w14:paraId="39EBD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的，视作优惠或该项费用已含在</w:t>
      </w:r>
      <w:r>
        <w:rPr>
          <w:rFonts w:hint="eastAsia" w:ascii="仿宋" w:hAnsi="仿宋" w:eastAsia="仿宋" w:cs="仿宋"/>
          <w:sz w:val="24"/>
          <w:szCs w:val="24"/>
          <w:lang w:val="en-US" w:eastAsia="zh-CN"/>
        </w:rPr>
        <w:t>合同价格</w:t>
      </w:r>
      <w:r>
        <w:rPr>
          <w:rFonts w:hint="eastAsia" w:ascii="仿宋" w:hAnsi="仿宋" w:eastAsia="仿宋" w:cs="仿宋"/>
          <w:sz w:val="24"/>
          <w:szCs w:val="24"/>
        </w:rPr>
        <w:t>中；</w:t>
      </w:r>
    </w:p>
    <w:p w14:paraId="68BDE34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垃圾外运、临时用水用电设备、石材镜面、卫生保洁、施工图深化、电梯操作由甲方负责完成，乙方不再计取该费用。</w:t>
      </w:r>
    </w:p>
    <w:p w14:paraId="058FA63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工程款支付与结算</w:t>
      </w:r>
    </w:p>
    <w:p w14:paraId="72F563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乙方在签订本合同时已经收到并全面知悉理解甲方与建设单位签订的施工合同中的付款方式和付款节点，并同意在任何情况下，甲方向乙方支付工程款均</w:t>
      </w:r>
    </w:p>
    <w:p w14:paraId="76E750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以建设单位已向甲方支付该期工程款为前提，建设单位尚未支付相应的工程款，</w:t>
      </w:r>
    </w:p>
    <w:p w14:paraId="09BE6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乙方无权要求甲方进行支付。未经甲方、监理以及建设单位验收合格，乙方无权要求甲方办理结算。</w:t>
      </w:r>
    </w:p>
    <w:p w14:paraId="436A93D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工程款进度款支付</w:t>
      </w:r>
    </w:p>
    <w:p w14:paraId="5EFC7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乙方应于每月</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日前向甲方提交上月度已完工作量的报告</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含</w:t>
      </w:r>
      <w:r>
        <w:rPr>
          <w:rFonts w:hint="eastAsia" w:ascii="仿宋" w:hAnsi="仿宋" w:eastAsia="仿宋" w:cs="仿宋"/>
          <w:sz w:val="24"/>
          <w:szCs w:val="24"/>
          <w:lang w:val="en-US" w:eastAsia="zh-CN"/>
        </w:rPr>
        <w:t>联系单）</w:t>
      </w:r>
      <w:r>
        <w:rPr>
          <w:rFonts w:hint="default" w:ascii="仿宋" w:hAnsi="仿宋" w:eastAsia="仿宋" w:cs="仿宋"/>
          <w:sz w:val="24"/>
          <w:szCs w:val="24"/>
          <w:lang w:val="en-US" w:eastAsia="zh-CN"/>
        </w:rPr>
        <w:t>，经甲方初步审核，项目负责人核准签字后，报公司项目管理部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或成本管理部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审定，按审定后的工程量计算得到当期已完工程量总额，在审核确认后</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个工作日按甲方审核确认的工程量的</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%支付工程进度款</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甲方审核确认的工程量及其价款仅作为进度款支付的依据，不作为双方最终结算依据</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w:t>
      </w:r>
    </w:p>
    <w:p w14:paraId="04BDB0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双方一致同意，所有工程进度款应当首先保障农民工工资的支付，乙方须根据甲方审核确认的实际应付工程进度款数额，向甲方上报《款项支付申请表》及《工人考勤表</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工资发放表》以及甲方要求的其他用于支付农民工工资的资料，经甲方审核确认上述资料，且在乙方收到上述工程进度款后，乙方应按照《工资发放表》向工人发放工资</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或根据建设单位、总包单位实名制管理要求从相应农民工工资专用账户直接扣款，无论何种方式或路径支付到工人工资卡均视为已向乙方支付工程款</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。乙方应确保所报班组人员身份信息、考勤、工资、银行卡号等资料真实性和准确性</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如有变动应及时书面通知甲方</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，乙方虚假考勤及虚构工人信息等，一经发现甲方有权按虚报工作量情形处理，并有权按照甲方核定的实际考勤、工资，将超付款项从乙方的工程款中直接扣除或直接向乙方追偿方无条件认可，再无异议。</w:t>
      </w:r>
    </w:p>
    <w:p w14:paraId="3C31FC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乙方实际领用的材料，按甲方采购价</w:t>
      </w:r>
      <w:r>
        <w:rPr>
          <w:rFonts w:hint="eastAsia" w:ascii="仿宋" w:hAnsi="仿宋" w:eastAsia="仿宋" w:cs="仿宋"/>
          <w:sz w:val="24"/>
          <w:szCs w:val="24"/>
          <w:lang w:eastAsia="zh-CN"/>
        </w:rPr>
        <w:t>（</w:t>
      </w:r>
      <w:r>
        <w:rPr>
          <w:rFonts w:hint="eastAsia" w:ascii="仿宋" w:hAnsi="仿宋" w:eastAsia="仿宋" w:cs="仿宋"/>
          <w:sz w:val="24"/>
          <w:szCs w:val="24"/>
        </w:rPr>
        <w:t>含税费等</w:t>
      </w:r>
      <w:r>
        <w:rPr>
          <w:rFonts w:hint="eastAsia" w:ascii="仿宋" w:hAnsi="仿宋" w:eastAsia="仿宋" w:cs="仿宋"/>
          <w:sz w:val="24"/>
          <w:szCs w:val="24"/>
          <w:lang w:eastAsia="zh-CN"/>
        </w:rPr>
        <w:t>）</w:t>
      </w:r>
      <w:r>
        <w:rPr>
          <w:rFonts w:hint="eastAsia" w:ascii="仿宋" w:hAnsi="仿宋" w:eastAsia="仿宋" w:cs="仿宋"/>
          <w:sz w:val="24"/>
          <w:szCs w:val="24"/>
        </w:rPr>
        <w:t>在每月支付工程进度款中扣除。乙方每月劳务工资及材料款支付总额不得超过当期已完成工程量的</w:t>
      </w:r>
      <w:r>
        <w:rPr>
          <w:rFonts w:hint="eastAsia" w:ascii="仿宋" w:hAnsi="仿宋" w:eastAsia="仿宋" w:cs="仿宋"/>
          <w:sz w:val="24"/>
          <w:szCs w:val="24"/>
          <w:lang w:eastAsia="zh-CN"/>
        </w:rPr>
        <w:t>【】</w:t>
      </w: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rPr>
        <w:t>超过部分乙方需自行垫付支付。工程最终结算审定后，乙方领用材料根据甲方核实情况核算后100%扣除，乙方予以认可，再无异议。</w:t>
      </w:r>
    </w:p>
    <w:p w14:paraId="6CBDEE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对于乙方上报工作量超出实际工作量时，一经查实，甲方有权对乙方作出虚 增部分价款一倍的违约金处罚，对由于乙方原因造成工程返工的工程量甲方不予 认可。</w:t>
      </w:r>
    </w:p>
    <w:p w14:paraId="410C85E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结算</w:t>
      </w:r>
    </w:p>
    <w:p w14:paraId="14A08C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总价范围的所有工程完工、所有问题整改完成且竣工验收合格后，按甲方核  实的合格工程量为依据，并结合施工期间考核情况支付到本</w:t>
      </w:r>
      <w:r>
        <w:rPr>
          <w:rFonts w:hint="eastAsia" w:ascii="仿宋" w:hAnsi="仿宋" w:eastAsia="仿宋" w:cs="仿宋"/>
          <w:sz w:val="24"/>
          <w:szCs w:val="24"/>
          <w:lang w:eastAsia="zh-CN"/>
        </w:rPr>
        <w:t>合同</w:t>
      </w:r>
      <w:r>
        <w:rPr>
          <w:rFonts w:hint="eastAsia" w:ascii="仿宋" w:hAnsi="仿宋" w:eastAsia="仿宋" w:cs="仿宋"/>
          <w:sz w:val="24"/>
          <w:szCs w:val="24"/>
        </w:rPr>
        <w:t>总价的</w:t>
      </w:r>
      <w:r>
        <w:rPr>
          <w:rFonts w:hint="eastAsia" w:ascii="仿宋" w:hAnsi="仿宋" w:eastAsia="仿宋" w:cs="仿宋"/>
          <w:sz w:val="24"/>
          <w:szCs w:val="24"/>
          <w:lang w:eastAsia="zh-CN"/>
        </w:rPr>
        <w:t>【】</w:t>
      </w:r>
      <w:r>
        <w:rPr>
          <w:rFonts w:hint="eastAsia" w:ascii="仿宋" w:hAnsi="仿宋" w:eastAsia="仿宋" w:cs="仿宋"/>
          <w:sz w:val="24"/>
          <w:szCs w:val="24"/>
        </w:rPr>
        <w:t>%</w:t>
      </w:r>
      <w:r>
        <w:rPr>
          <w:rFonts w:hint="eastAsia" w:ascii="仿宋" w:hAnsi="仿宋" w:eastAsia="仿宋" w:cs="仿宋"/>
          <w:sz w:val="24"/>
          <w:szCs w:val="24"/>
          <w:lang w:eastAsia="zh-CN"/>
        </w:rPr>
        <w:t>（</w:t>
      </w:r>
      <w:r>
        <w:rPr>
          <w:rFonts w:hint="eastAsia" w:ascii="仿宋" w:hAnsi="仿宋" w:eastAsia="仿宋" w:cs="仿宋"/>
          <w:sz w:val="24"/>
          <w:szCs w:val="24"/>
        </w:rPr>
        <w:t>含已支付的各项费用</w:t>
      </w:r>
      <w:r>
        <w:rPr>
          <w:rFonts w:hint="eastAsia" w:ascii="仿宋" w:hAnsi="仿宋" w:eastAsia="仿宋" w:cs="仿宋"/>
          <w:sz w:val="24"/>
          <w:szCs w:val="24"/>
          <w:lang w:eastAsia="zh-CN"/>
        </w:rPr>
        <w:t>），</w:t>
      </w:r>
      <w:r>
        <w:rPr>
          <w:rFonts w:hint="eastAsia" w:ascii="仿宋" w:hAnsi="仿宋" w:eastAsia="仿宋" w:cs="仿宋"/>
          <w:sz w:val="24"/>
          <w:szCs w:val="24"/>
        </w:rPr>
        <w:t xml:space="preserve">总价范围内未实际完成的部分应予扣减，不作为该进度款的付款基数。乙方在此同意，甲方有权根据建设单位给予甲方的结算工程量调整乙方工程量结算金额，即，如乙方分包范围的结算工程量经甲方上报建设单位后最终被建设单位核减的，则甲方有权核减乙方的结算工程量，扣减相应的结算款。                                                         </w:t>
      </w:r>
    </w:p>
    <w:p w14:paraId="43D0BB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乙方应在竣工验收合格后</w:t>
      </w:r>
      <w:r>
        <w:rPr>
          <w:rFonts w:hint="eastAsia" w:ascii="仿宋" w:hAnsi="仿宋" w:eastAsia="仿宋" w:cs="仿宋"/>
          <w:sz w:val="24"/>
          <w:szCs w:val="24"/>
          <w:lang w:eastAsia="zh-CN"/>
        </w:rPr>
        <w:t>【】</w:t>
      </w:r>
      <w:r>
        <w:rPr>
          <w:rFonts w:hint="eastAsia" w:ascii="仿宋" w:hAnsi="仿宋" w:eastAsia="仿宋" w:cs="仿宋"/>
          <w:sz w:val="24"/>
          <w:szCs w:val="24"/>
        </w:rPr>
        <w:t>日内向甲方提交工程竣工结算报告和结算</w:t>
      </w:r>
      <w:r>
        <w:rPr>
          <w:rFonts w:hint="eastAsia" w:ascii="仿宋" w:hAnsi="仿宋" w:eastAsia="仿宋" w:cs="仿宋"/>
          <w:sz w:val="24"/>
          <w:szCs w:val="24"/>
          <w:lang w:val="en-US" w:eastAsia="zh-CN"/>
        </w:rPr>
        <w:t>资料，</w:t>
      </w:r>
      <w:r>
        <w:rPr>
          <w:rFonts w:hint="eastAsia" w:ascii="仿宋" w:hAnsi="仿宋" w:eastAsia="仿宋" w:cs="仿宋"/>
          <w:sz w:val="24"/>
          <w:szCs w:val="24"/>
        </w:rPr>
        <w:t>经甲方审核盖章确认后支付到结算总价的</w:t>
      </w:r>
      <w:r>
        <w:rPr>
          <w:rFonts w:hint="eastAsia" w:ascii="仿宋" w:hAnsi="仿宋" w:eastAsia="仿宋" w:cs="仿宋"/>
          <w:sz w:val="24"/>
          <w:szCs w:val="24"/>
          <w:lang w:eastAsia="zh-CN"/>
        </w:rPr>
        <w:t>【】</w:t>
      </w:r>
      <w:r>
        <w:rPr>
          <w:rFonts w:hint="eastAsia" w:ascii="仿宋" w:hAnsi="仿宋" w:eastAsia="仿宋" w:cs="仿宋"/>
          <w:sz w:val="24"/>
          <w:szCs w:val="24"/>
        </w:rPr>
        <w:t>% ( 含已支付各项费用</w:t>
      </w:r>
      <w:r>
        <w:rPr>
          <w:rFonts w:hint="eastAsia" w:ascii="仿宋" w:hAnsi="仿宋" w:eastAsia="仿宋" w:cs="仿宋"/>
          <w:sz w:val="24"/>
          <w:szCs w:val="24"/>
          <w:lang w:eastAsia="zh-CN"/>
        </w:rPr>
        <w:t>），</w:t>
      </w:r>
      <w:r>
        <w:rPr>
          <w:rFonts w:hint="eastAsia" w:ascii="仿宋" w:hAnsi="仿宋" w:eastAsia="仿宋" w:cs="仿宋"/>
          <w:sz w:val="24"/>
          <w:szCs w:val="24"/>
        </w:rPr>
        <w:t>余款</w:t>
      </w:r>
      <w:r>
        <w:rPr>
          <w:rFonts w:hint="eastAsia" w:ascii="仿宋" w:hAnsi="仿宋" w:eastAsia="仿宋" w:cs="仿宋"/>
          <w:sz w:val="24"/>
          <w:szCs w:val="24"/>
          <w:lang w:eastAsia="zh-CN"/>
        </w:rPr>
        <w:t>【】</w:t>
      </w:r>
      <w:r>
        <w:rPr>
          <w:rFonts w:hint="eastAsia" w:ascii="仿宋" w:hAnsi="仿宋" w:eastAsia="仿宋" w:cs="仿宋"/>
          <w:sz w:val="24"/>
          <w:szCs w:val="24"/>
        </w:rPr>
        <w:t>%作为工程质量保修金，</w:t>
      </w:r>
      <w:r>
        <w:rPr>
          <w:rFonts w:hint="eastAsia" w:ascii="仿宋" w:hAnsi="仿宋" w:eastAsia="仿宋" w:cs="仿宋"/>
          <w:sz w:val="24"/>
          <w:szCs w:val="24"/>
          <w:lang w:val="en-US" w:eastAsia="zh-CN"/>
        </w:rPr>
        <w:t>自工程</w:t>
      </w:r>
      <w:r>
        <w:rPr>
          <w:rFonts w:hint="eastAsia" w:ascii="仿宋" w:hAnsi="仿宋" w:eastAsia="仿宋" w:cs="仿宋"/>
          <w:sz w:val="24"/>
          <w:szCs w:val="24"/>
        </w:rPr>
        <w:t>验收合格之日起算，质保期</w:t>
      </w:r>
      <w:r>
        <w:rPr>
          <w:rFonts w:hint="eastAsia" w:ascii="仿宋" w:hAnsi="仿宋" w:eastAsia="仿宋" w:cs="仿宋"/>
          <w:sz w:val="24"/>
          <w:szCs w:val="24"/>
          <w:lang w:eastAsia="zh-CN"/>
        </w:rPr>
        <w:t>【】</w:t>
      </w:r>
      <w:r>
        <w:rPr>
          <w:rFonts w:hint="eastAsia" w:ascii="仿宋" w:hAnsi="仿宋" w:eastAsia="仿宋" w:cs="仿宋"/>
          <w:sz w:val="24"/>
          <w:szCs w:val="24"/>
        </w:rPr>
        <w:t>年后一个月扣除质保期内产生的费用后全部付清。</w:t>
      </w:r>
    </w:p>
    <w:p w14:paraId="5D69CD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乙方应为计量提供必要便利条件并派人参加。乙方收到甲方或建设单位通知后48 小时内不参加计量，计量结果视为默认甲方或建设单位确认的审核结算结</w:t>
      </w:r>
    </w:p>
    <w:p w14:paraId="111B55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果，作为双方最终工程价款支付的有效依据。</w:t>
      </w:r>
    </w:p>
    <w:p w14:paraId="6B677F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乙方应当在完工后</w:t>
      </w:r>
      <w:r>
        <w:rPr>
          <w:rFonts w:hint="eastAsia" w:ascii="仿宋" w:hAnsi="仿宋" w:eastAsia="仿宋" w:cs="仿宋"/>
          <w:sz w:val="24"/>
          <w:szCs w:val="24"/>
          <w:lang w:eastAsia="zh-CN"/>
        </w:rPr>
        <w:t>【】</w:t>
      </w:r>
      <w:r>
        <w:rPr>
          <w:rFonts w:hint="eastAsia" w:ascii="仿宋" w:hAnsi="仿宋" w:eastAsia="仿宋" w:cs="仿宋"/>
          <w:sz w:val="24"/>
          <w:szCs w:val="24"/>
        </w:rPr>
        <w:t>日内提供已收款明细表，会同甲方对已经支付的工程价款、未付的剩余工程结算价款进行对账并确认。乙方收到甲方或建设单位通知后5</w:t>
      </w:r>
      <w:r>
        <w:rPr>
          <w:rFonts w:hint="eastAsia" w:ascii="仿宋" w:hAnsi="仿宋" w:eastAsia="仿宋" w:cs="仿宋"/>
          <w:sz w:val="24"/>
          <w:szCs w:val="24"/>
          <w:lang w:eastAsia="zh-CN"/>
        </w:rPr>
        <w:t>【】</w:t>
      </w:r>
      <w:r>
        <w:rPr>
          <w:rFonts w:hint="eastAsia" w:ascii="仿宋" w:hAnsi="仿宋" w:eastAsia="仿宋" w:cs="仿宋"/>
          <w:sz w:val="24"/>
          <w:szCs w:val="24"/>
        </w:rPr>
        <w:t>日内不参加对账确认的，甲方有权拒绝付款，且视为乙方默认甲方的对账确认结果，再无异议。</w:t>
      </w:r>
    </w:p>
    <w:p w14:paraId="6B3756B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支付方式</w:t>
      </w:r>
      <w:r>
        <w:rPr>
          <w:rFonts w:hint="eastAsia" w:ascii="仿宋" w:hAnsi="仿宋" w:eastAsia="仿宋" w:cs="仿宋"/>
          <w:sz w:val="24"/>
          <w:szCs w:val="24"/>
          <w:lang w:eastAsia="zh-CN"/>
        </w:rPr>
        <w:t>：</w:t>
      </w:r>
      <w:r>
        <w:rPr>
          <w:rFonts w:hint="eastAsia" w:ascii="仿宋" w:hAnsi="仿宋" w:eastAsia="仿宋" w:cs="仿宋"/>
          <w:sz w:val="24"/>
          <w:szCs w:val="24"/>
        </w:rPr>
        <w:t>通过转账、汇票、商票支付至乙方下列银行账户：</w:t>
      </w:r>
    </w:p>
    <w:p w14:paraId="35CDAF7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u w:val="single"/>
        </w:rPr>
      </w:pPr>
      <w:r>
        <w:rPr>
          <w:rFonts w:hint="eastAsia" w:ascii="仿宋" w:hAnsi="仿宋" w:eastAsia="仿宋" w:cs="仿宋"/>
          <w:b/>
          <w:bCs/>
          <w:sz w:val="24"/>
          <w:szCs w:val="24"/>
        </w:rPr>
        <w:t>户名：</w:t>
      </w:r>
      <w:r>
        <w:rPr>
          <w:rFonts w:hint="eastAsia" w:ascii="仿宋" w:hAnsi="仿宋" w:eastAsia="仿宋" w:cs="仿宋"/>
          <w:b/>
          <w:bCs/>
          <w:sz w:val="24"/>
          <w:szCs w:val="24"/>
          <w:u w:val="single"/>
          <w:lang w:val="en-US" w:eastAsia="zh-CN"/>
        </w:rPr>
        <w:t xml:space="preserve">                         </w:t>
      </w:r>
      <w:r>
        <w:rPr>
          <w:rFonts w:hint="eastAsia" w:ascii="仿宋" w:hAnsi="仿宋" w:eastAsia="仿宋" w:cs="仿宋"/>
          <w:b/>
          <w:bCs/>
          <w:sz w:val="24"/>
          <w:szCs w:val="24"/>
          <w:u w:val="single"/>
        </w:rPr>
        <w:t xml:space="preserve"> </w:t>
      </w:r>
    </w:p>
    <w:p w14:paraId="51F09C1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rPr>
        <w:t>开户行</w:t>
      </w:r>
      <w:r>
        <w:rPr>
          <w:rFonts w:hint="eastAsia" w:ascii="仿宋" w:hAnsi="仿宋" w:eastAsia="仿宋" w:cs="仿宋"/>
          <w:b/>
          <w:bCs/>
          <w:sz w:val="24"/>
          <w:szCs w:val="24"/>
          <w:lang w:eastAsia="zh-CN"/>
        </w:rPr>
        <w:t>：</w:t>
      </w:r>
      <w:r>
        <w:rPr>
          <w:rFonts w:hint="eastAsia" w:ascii="仿宋" w:hAnsi="仿宋" w:eastAsia="仿宋" w:cs="仿宋"/>
          <w:b/>
          <w:bCs/>
          <w:sz w:val="24"/>
          <w:szCs w:val="24"/>
          <w:u w:val="single"/>
          <w:lang w:val="en-US" w:eastAsia="zh-CN"/>
        </w:rPr>
        <w:t xml:space="preserve">                        </w:t>
      </w:r>
    </w:p>
    <w:p w14:paraId="7977F95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u w:val="single"/>
        </w:rPr>
      </w:pPr>
      <w:r>
        <w:rPr>
          <w:rFonts w:hint="eastAsia" w:ascii="仿宋" w:hAnsi="仿宋" w:eastAsia="仿宋" w:cs="仿宋"/>
          <w:b/>
          <w:bCs/>
          <w:sz w:val="24"/>
          <w:szCs w:val="24"/>
          <w:lang w:val="en-US" w:eastAsia="zh-CN"/>
        </w:rPr>
        <w:t>账号：</w:t>
      </w:r>
      <w:r>
        <w:rPr>
          <w:rFonts w:hint="eastAsia" w:ascii="仿宋" w:hAnsi="仿宋" w:eastAsia="仿宋" w:cs="仿宋"/>
          <w:b/>
          <w:bCs/>
          <w:sz w:val="24"/>
          <w:szCs w:val="24"/>
          <w:u w:val="single"/>
          <w:lang w:val="en-US" w:eastAsia="zh-CN"/>
        </w:rPr>
        <w:t xml:space="preserve">                         </w:t>
      </w:r>
      <w:r>
        <w:rPr>
          <w:rFonts w:hint="eastAsia" w:ascii="仿宋" w:hAnsi="仿宋" w:eastAsia="仿宋" w:cs="仿宋"/>
          <w:b/>
          <w:bCs/>
          <w:sz w:val="24"/>
          <w:szCs w:val="24"/>
          <w:u w:val="single"/>
        </w:rPr>
        <w:t xml:space="preserve"> </w:t>
      </w:r>
    </w:p>
    <w:p w14:paraId="54CC002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甲方付款前，乙方必须向甲方提供</w:t>
      </w:r>
      <w:r>
        <w:rPr>
          <w:rFonts w:hint="eastAsia" w:ascii="仿宋" w:hAnsi="仿宋" w:eastAsia="仿宋" w:cs="仿宋"/>
          <w:sz w:val="24"/>
          <w:szCs w:val="24"/>
          <w:lang w:val="en-US" w:eastAsia="zh-CN"/>
        </w:rPr>
        <w:t>相应金额的</w:t>
      </w:r>
      <w:r>
        <w:rPr>
          <w:rFonts w:hint="eastAsia" w:ascii="仿宋" w:hAnsi="仿宋" w:eastAsia="仿宋" w:cs="仿宋"/>
          <w:sz w:val="24"/>
          <w:szCs w:val="24"/>
        </w:rPr>
        <w:t>正式增值税</w:t>
      </w:r>
      <w:r>
        <w:rPr>
          <w:rFonts w:hint="eastAsia" w:ascii="仿宋" w:hAnsi="仿宋" w:eastAsia="仿宋" w:cs="仿宋"/>
          <w:sz w:val="24"/>
          <w:szCs w:val="24"/>
          <w:lang w:val="en-US" w:eastAsia="zh-CN"/>
        </w:rPr>
        <w:t>专用</w:t>
      </w:r>
      <w:r>
        <w:rPr>
          <w:rFonts w:hint="eastAsia" w:ascii="仿宋" w:hAnsi="仿宋" w:eastAsia="仿宋" w:cs="仿宋"/>
          <w:sz w:val="24"/>
          <w:szCs w:val="24"/>
        </w:rPr>
        <w:t>发票，乙方不向甲方开具增值税专用发票则甲方可拒付，由此产生的一切责任和损失全部由乙方承担。</w:t>
      </w:r>
    </w:p>
    <w:p w14:paraId="594B5B1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rPr>
        <w:t>工程变更及</w:t>
      </w:r>
      <w:r>
        <w:rPr>
          <w:rFonts w:hint="eastAsia" w:ascii="仿宋" w:hAnsi="仿宋" w:eastAsia="仿宋" w:cs="仿宋"/>
          <w:b/>
          <w:bCs/>
          <w:sz w:val="24"/>
          <w:szCs w:val="24"/>
          <w:lang w:eastAsia="zh-CN"/>
        </w:rPr>
        <w:t>联系单</w:t>
      </w:r>
    </w:p>
    <w:p w14:paraId="1E4C33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乙方收到甲方下发的工程指令单后应于</w:t>
      </w:r>
      <w:r>
        <w:rPr>
          <w:rFonts w:hint="eastAsia" w:ascii="仿宋" w:hAnsi="仿宋" w:eastAsia="仿宋" w:cs="仿宋"/>
          <w:sz w:val="24"/>
          <w:szCs w:val="24"/>
          <w:lang w:eastAsia="zh-CN"/>
        </w:rPr>
        <w:t>【】</w:t>
      </w:r>
      <w:r>
        <w:rPr>
          <w:rFonts w:hint="eastAsia" w:ascii="仿宋" w:hAnsi="仿宋" w:eastAsia="仿宋" w:cs="仿宋"/>
          <w:sz w:val="24"/>
          <w:szCs w:val="24"/>
        </w:rPr>
        <w:t>小时内开始工作，不得以任何理由</w:t>
      </w:r>
      <w:r>
        <w:rPr>
          <w:rFonts w:hint="eastAsia" w:ascii="仿宋" w:hAnsi="仿宋" w:eastAsia="仿宋" w:cs="仿宋"/>
          <w:sz w:val="24"/>
          <w:szCs w:val="24"/>
          <w:lang w:eastAsia="zh-CN"/>
        </w:rPr>
        <w:t>（</w:t>
      </w:r>
      <w:r>
        <w:rPr>
          <w:rFonts w:hint="eastAsia" w:ascii="仿宋" w:hAnsi="仿宋" w:eastAsia="仿宋" w:cs="仿宋"/>
          <w:sz w:val="24"/>
          <w:szCs w:val="24"/>
        </w:rPr>
        <w:t>包括但不限于价格问题、付款问题等</w:t>
      </w:r>
      <w:r>
        <w:rPr>
          <w:rFonts w:hint="eastAsia" w:ascii="仿宋" w:hAnsi="仿宋" w:eastAsia="仿宋" w:cs="仿宋"/>
          <w:sz w:val="24"/>
          <w:szCs w:val="24"/>
          <w:lang w:eastAsia="zh-CN"/>
        </w:rPr>
        <w:t>）</w:t>
      </w:r>
      <w:r>
        <w:rPr>
          <w:rFonts w:hint="eastAsia" w:ascii="仿宋" w:hAnsi="仿宋" w:eastAsia="仿宋" w:cs="仿宋"/>
          <w:sz w:val="24"/>
          <w:szCs w:val="24"/>
        </w:rPr>
        <w:t>拒绝执行，否则视为乙方违约，甲方有权另外委托第三方实施，且有权解除本分包</w:t>
      </w:r>
      <w:r>
        <w:rPr>
          <w:rFonts w:hint="eastAsia" w:ascii="仿宋" w:hAnsi="仿宋" w:eastAsia="仿宋" w:cs="仿宋"/>
          <w:sz w:val="24"/>
          <w:szCs w:val="24"/>
          <w:highlight w:val="yellow"/>
          <w:lang w:eastAsia="zh-CN"/>
        </w:rPr>
        <w:t>合同</w:t>
      </w:r>
      <w:r>
        <w:rPr>
          <w:rFonts w:hint="eastAsia" w:ascii="仿宋" w:hAnsi="仿宋" w:eastAsia="仿宋" w:cs="仿宋"/>
          <w:sz w:val="24"/>
          <w:szCs w:val="24"/>
        </w:rPr>
        <w:t>，因业主单位变更、班组合同漏项、抢工、交叉扣款、设计变更、其他原因而造成合同工程量增减的，根据相关对应下发的工程指令单进行</w:t>
      </w:r>
      <w:r>
        <w:rPr>
          <w:rFonts w:hint="eastAsia" w:ascii="仿宋" w:hAnsi="仿宋" w:eastAsia="仿宋" w:cs="仿宋"/>
          <w:sz w:val="24"/>
          <w:szCs w:val="24"/>
          <w:lang w:eastAsia="zh-CN"/>
        </w:rPr>
        <w:t>联系单</w:t>
      </w:r>
      <w:r>
        <w:rPr>
          <w:rFonts w:hint="eastAsia" w:ascii="仿宋" w:hAnsi="仿宋" w:eastAsia="仿宋" w:cs="仿宋"/>
          <w:sz w:val="24"/>
          <w:szCs w:val="24"/>
        </w:rPr>
        <w:t>，完成</w:t>
      </w:r>
      <w:r>
        <w:rPr>
          <w:rFonts w:hint="eastAsia" w:ascii="仿宋" w:hAnsi="仿宋" w:eastAsia="仿宋" w:cs="仿宋"/>
          <w:sz w:val="24"/>
          <w:szCs w:val="24"/>
          <w:lang w:eastAsia="zh-CN"/>
        </w:rPr>
        <w:t>联系单</w:t>
      </w:r>
      <w:r>
        <w:rPr>
          <w:rFonts w:hint="eastAsia" w:ascii="仿宋" w:hAnsi="仿宋" w:eastAsia="仿宋" w:cs="仿宋"/>
          <w:sz w:val="24"/>
          <w:szCs w:val="24"/>
        </w:rPr>
        <w:t>审核，在竣工时计入结算</w:t>
      </w:r>
      <w:r>
        <w:rPr>
          <w:rFonts w:hint="eastAsia" w:ascii="仿宋" w:hAnsi="仿宋" w:eastAsia="仿宋" w:cs="仿宋"/>
          <w:sz w:val="24"/>
          <w:szCs w:val="24"/>
          <w:lang w:eastAsia="zh-CN"/>
        </w:rPr>
        <w:t>（</w:t>
      </w:r>
      <w:r>
        <w:rPr>
          <w:rFonts w:hint="eastAsia" w:ascii="仿宋" w:hAnsi="仿宋" w:eastAsia="仿宋" w:cs="仿宋"/>
          <w:sz w:val="24"/>
          <w:szCs w:val="24"/>
        </w:rPr>
        <w:t>施工过程中产生的</w:t>
      </w:r>
      <w:r>
        <w:rPr>
          <w:rFonts w:hint="eastAsia" w:ascii="仿宋" w:hAnsi="仿宋" w:eastAsia="仿宋" w:cs="仿宋"/>
          <w:sz w:val="24"/>
          <w:szCs w:val="24"/>
          <w:lang w:eastAsia="zh-CN"/>
        </w:rPr>
        <w:t>联系单</w:t>
      </w:r>
      <w:r>
        <w:rPr>
          <w:rFonts w:hint="eastAsia" w:ascii="仿宋" w:hAnsi="仿宋" w:eastAsia="仿宋" w:cs="仿宋"/>
          <w:sz w:val="24"/>
          <w:szCs w:val="24"/>
        </w:rPr>
        <w:t>，过程中不予支付费用</w:t>
      </w:r>
      <w:r>
        <w:rPr>
          <w:rFonts w:hint="eastAsia" w:ascii="仿宋" w:hAnsi="仿宋" w:eastAsia="仿宋" w:cs="仿宋"/>
          <w:sz w:val="24"/>
          <w:szCs w:val="24"/>
          <w:lang w:eastAsia="zh-CN"/>
        </w:rPr>
        <w:t>）</w:t>
      </w:r>
      <w:r>
        <w:rPr>
          <w:rFonts w:hint="eastAsia" w:ascii="仿宋" w:hAnsi="仿宋" w:eastAsia="仿宋" w:cs="仿宋"/>
          <w:sz w:val="24"/>
          <w:szCs w:val="24"/>
        </w:rPr>
        <w:t>。甲方流程审批完成下发的工程</w:t>
      </w:r>
      <w:r>
        <w:rPr>
          <w:rFonts w:hint="eastAsia" w:ascii="仿宋" w:hAnsi="仿宋" w:eastAsia="仿宋" w:cs="仿宋"/>
          <w:sz w:val="24"/>
          <w:szCs w:val="24"/>
          <w:lang w:eastAsia="zh-CN"/>
        </w:rPr>
        <w:t>联系单</w:t>
      </w:r>
      <w:r>
        <w:rPr>
          <w:rFonts w:hint="eastAsia" w:ascii="仿宋" w:hAnsi="仿宋" w:eastAsia="仿宋" w:cs="仿宋"/>
          <w:sz w:val="24"/>
          <w:szCs w:val="24"/>
        </w:rPr>
        <w:t>单方确认有效，否则合同总价及工程量不调整。</w:t>
      </w:r>
    </w:p>
    <w:p w14:paraId="35F4C62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现场</w:t>
      </w:r>
      <w:r>
        <w:rPr>
          <w:rFonts w:hint="eastAsia" w:ascii="仿宋" w:hAnsi="仿宋" w:eastAsia="仿宋" w:cs="仿宋"/>
          <w:sz w:val="24"/>
          <w:szCs w:val="24"/>
          <w:lang w:eastAsia="zh-CN"/>
        </w:rPr>
        <w:t>联系单</w:t>
      </w:r>
      <w:r>
        <w:rPr>
          <w:rFonts w:hint="eastAsia" w:ascii="仿宋" w:hAnsi="仿宋" w:eastAsia="仿宋" w:cs="仿宋"/>
          <w:sz w:val="24"/>
          <w:szCs w:val="24"/>
        </w:rPr>
        <w:t>涉及需要收方的工程量</w:t>
      </w:r>
      <w:r>
        <w:rPr>
          <w:rFonts w:hint="eastAsia" w:ascii="仿宋" w:hAnsi="仿宋" w:eastAsia="仿宋" w:cs="仿宋"/>
          <w:sz w:val="24"/>
          <w:szCs w:val="24"/>
          <w:lang w:eastAsia="zh-CN"/>
        </w:rPr>
        <w:t>，</w:t>
      </w:r>
      <w:r>
        <w:rPr>
          <w:rFonts w:hint="eastAsia" w:ascii="仿宋" w:hAnsi="仿宋" w:eastAsia="仿宋" w:cs="仿宋"/>
          <w:sz w:val="24"/>
          <w:szCs w:val="24"/>
        </w:rPr>
        <w:t>不能依据图纸计算或隐蔽后不能测量计算的，必须有甲方技术负责人、施工员、成本核算专员共同参与测量并记录现场收方后方可隐蔽。因乙方原因，未经甲方技术负责人、质量员、成本核算专员共同收方的，工程量以甲方确定的量进入结算。</w:t>
      </w:r>
    </w:p>
    <w:p w14:paraId="06D4E4A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为方便核对，乙方应按统一使用的</w:t>
      </w:r>
      <w:r>
        <w:rPr>
          <w:rFonts w:hint="eastAsia" w:ascii="仿宋" w:hAnsi="仿宋" w:eastAsia="仿宋" w:cs="仿宋"/>
          <w:sz w:val="24"/>
          <w:szCs w:val="24"/>
          <w:highlight w:val="yellow"/>
        </w:rPr>
        <w:t>《工程签证单》</w:t>
      </w:r>
      <w:r>
        <w:rPr>
          <w:rFonts w:hint="eastAsia" w:ascii="仿宋" w:hAnsi="仿宋" w:eastAsia="仿宋" w:cs="仿宋"/>
          <w:sz w:val="24"/>
          <w:szCs w:val="24"/>
        </w:rPr>
        <w:t>格式，对现场签证进行编号，注明施工单位、发生时间、原因、工作内容及工程量、工作人数，取定的人工单价、其他涉及费用等，并将每份现场签证按合同约定的方式分别计量套价做出详细预算，附上工程量计算式、收方记录、简图、照片等反映签证发生时间与书面报送甲方的时间不得超过签证项目实施当月月底，且证现场实际情况的资料，报甲方审核。</w:t>
      </w:r>
    </w:p>
    <w:p w14:paraId="21CD206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乙方不得以甲方未审核完毕增加工程量、工程内容的签证单而减缓施工或停止施工。</w:t>
      </w:r>
    </w:p>
    <w:p w14:paraId="57FD8A0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w:t>
      </w:r>
      <w:r>
        <w:rPr>
          <w:rFonts w:hint="eastAsia" w:ascii="仿宋" w:hAnsi="仿宋" w:eastAsia="仿宋" w:cs="仿宋"/>
          <w:sz w:val="24"/>
          <w:szCs w:val="24"/>
          <w:lang w:eastAsia="zh-CN"/>
        </w:rPr>
        <w:t>合同</w:t>
      </w:r>
      <w:r>
        <w:rPr>
          <w:rFonts w:hint="eastAsia" w:ascii="仿宋" w:hAnsi="仿宋" w:eastAsia="仿宋" w:cs="仿宋"/>
          <w:sz w:val="24"/>
          <w:szCs w:val="24"/>
        </w:rPr>
        <w:t>劳务分包范围内的工作内容，双方明确均已计入合同价中，不再单独进行工程签证、索赔。即使乙方在过程中就此申报签证或索赔，也均作为无效</w:t>
      </w:r>
      <w:r>
        <w:rPr>
          <w:rFonts w:hint="eastAsia" w:ascii="仿宋" w:hAnsi="仿宋" w:eastAsia="仿宋" w:cs="仿宋"/>
          <w:sz w:val="24"/>
          <w:szCs w:val="24"/>
          <w:lang w:val="en-US" w:eastAsia="zh-CN"/>
        </w:rPr>
        <w:t>签证、索赔处理。</w:t>
      </w:r>
    </w:p>
    <w:p w14:paraId="4600817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设计变更、现场签证的审核计价原则</w:t>
      </w:r>
      <w:r>
        <w:rPr>
          <w:rFonts w:hint="eastAsia" w:ascii="仿宋" w:hAnsi="仿宋" w:eastAsia="仿宋" w:cs="仿宋"/>
          <w:sz w:val="24"/>
          <w:szCs w:val="24"/>
          <w:lang w:eastAsia="zh-CN"/>
        </w:rPr>
        <w:t>：</w:t>
      </w:r>
      <w:r>
        <w:rPr>
          <w:rFonts w:hint="eastAsia" w:ascii="仿宋" w:hAnsi="仿宋" w:eastAsia="仿宋" w:cs="仿宋"/>
          <w:sz w:val="24"/>
          <w:szCs w:val="24"/>
        </w:rPr>
        <w:t>清单有适用的相同项目的，按照该签证、索赔处理。项目单价确定</w:t>
      </w:r>
      <w:r>
        <w:rPr>
          <w:rFonts w:hint="eastAsia" w:ascii="仿宋" w:hAnsi="仿宋" w:eastAsia="仿宋" w:cs="仿宋"/>
          <w:sz w:val="24"/>
          <w:szCs w:val="24"/>
          <w:lang w:eastAsia="zh-CN"/>
        </w:rPr>
        <w:t>；</w:t>
      </w:r>
      <w:r>
        <w:rPr>
          <w:rFonts w:hint="eastAsia" w:ascii="仿宋" w:hAnsi="仿宋" w:eastAsia="仿宋" w:cs="仿宋"/>
          <w:sz w:val="24"/>
          <w:szCs w:val="24"/>
        </w:rPr>
        <w:t>清单有适用的类似项目的</w:t>
      </w:r>
      <w:r>
        <w:rPr>
          <w:rFonts w:hint="eastAsia" w:ascii="仿宋" w:hAnsi="仿宋" w:eastAsia="仿宋" w:cs="仿宋"/>
          <w:sz w:val="24"/>
          <w:szCs w:val="24"/>
          <w:lang w:eastAsia="zh-CN"/>
        </w:rPr>
        <w:t>，</w:t>
      </w:r>
      <w:r>
        <w:rPr>
          <w:rFonts w:hint="eastAsia" w:ascii="仿宋" w:hAnsi="仿宋" w:eastAsia="仿宋" w:cs="仿宋"/>
          <w:sz w:val="24"/>
          <w:szCs w:val="24"/>
        </w:rPr>
        <w:t>参照该项目单价确定</w:t>
      </w:r>
      <w:r>
        <w:rPr>
          <w:rFonts w:hint="eastAsia" w:ascii="仿宋" w:hAnsi="仿宋" w:eastAsia="仿宋" w:cs="仿宋"/>
          <w:sz w:val="24"/>
          <w:szCs w:val="24"/>
          <w:lang w:eastAsia="zh-CN"/>
        </w:rPr>
        <w:t>；</w:t>
      </w:r>
      <w:r>
        <w:rPr>
          <w:rFonts w:hint="eastAsia" w:ascii="仿宋" w:hAnsi="仿宋" w:eastAsia="仿宋" w:cs="仿宋"/>
          <w:sz w:val="24"/>
          <w:szCs w:val="24"/>
        </w:rPr>
        <w:t>清单没有适用的相同项目或类似项目的，参照定额确定单价</w:t>
      </w:r>
      <w:r>
        <w:rPr>
          <w:rFonts w:hint="eastAsia" w:ascii="仿宋" w:hAnsi="仿宋" w:eastAsia="仿宋" w:cs="仿宋"/>
          <w:sz w:val="24"/>
          <w:szCs w:val="24"/>
          <w:lang w:eastAsia="zh-CN"/>
        </w:rPr>
        <w:t>；</w:t>
      </w:r>
      <w:r>
        <w:rPr>
          <w:rFonts w:hint="eastAsia" w:ascii="仿宋" w:hAnsi="仿宋" w:eastAsia="仿宋" w:cs="仿宋"/>
          <w:sz w:val="24"/>
          <w:szCs w:val="24"/>
        </w:rPr>
        <w:t>没有相应定额的按照市场价格由双方协商确定。</w:t>
      </w:r>
    </w:p>
    <w:p w14:paraId="18C36B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highlight w:val="yellow"/>
        </w:rPr>
      </w:pPr>
      <w:r>
        <w:rPr>
          <w:rFonts w:hint="eastAsia" w:ascii="仿宋" w:hAnsi="仿宋" w:eastAsia="仿宋" w:cs="仿宋"/>
          <w:sz w:val="24"/>
          <w:szCs w:val="24"/>
          <w:highlight w:val="yellow"/>
        </w:rPr>
        <w:t>涉及甲方变更施工内容的（新增、更改等），由甲方项目部下达指令单，乙方无条件进行施工，施工完成后甲方确认工程量，价款不予确认，最终以双方验收或竣工图结算为准。变更施工内容的价款在过程中不予支付，在双方验收结算后予以支付。单次变更或累计变更导致合同总价增减幅度超过暂定总价20%时，双方须重新订立合同或补充协议，否则超出部分不在本合同中办理结算及付款。</w:t>
      </w:r>
    </w:p>
    <w:p w14:paraId="3B959D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甲方权利义务</w:t>
      </w:r>
    </w:p>
    <w:p w14:paraId="715CA43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甲方提供具备开工条件施工场地，提供施工所需的现场安全</w:t>
      </w:r>
      <w:r>
        <w:rPr>
          <w:rFonts w:hint="eastAsia" w:ascii="仿宋" w:hAnsi="仿宋" w:eastAsia="仿宋" w:cs="仿宋"/>
          <w:sz w:val="24"/>
          <w:szCs w:val="24"/>
          <w:lang w:eastAsia="zh-CN"/>
        </w:rPr>
        <w:t>、</w:t>
      </w:r>
      <w:r>
        <w:rPr>
          <w:rFonts w:hint="eastAsia" w:ascii="仿宋" w:hAnsi="仿宋" w:eastAsia="仿宋" w:cs="仿宋"/>
          <w:sz w:val="24"/>
          <w:szCs w:val="24"/>
        </w:rPr>
        <w:t>文明施工</w:t>
      </w:r>
      <w:r>
        <w:rPr>
          <w:rFonts w:hint="eastAsia" w:ascii="仿宋" w:hAnsi="仿宋" w:eastAsia="仿宋" w:cs="仿宋"/>
          <w:sz w:val="24"/>
          <w:szCs w:val="24"/>
          <w:lang w:val="en-US" w:eastAsia="zh-CN"/>
        </w:rPr>
        <w:t>设</w:t>
      </w:r>
      <w:r>
        <w:rPr>
          <w:rFonts w:hint="eastAsia" w:ascii="仿宋" w:hAnsi="仿宋" w:eastAsia="仿宋" w:cs="仿宋"/>
          <w:sz w:val="24"/>
          <w:szCs w:val="24"/>
        </w:rPr>
        <w:t>施。</w:t>
      </w:r>
    </w:p>
    <w:p w14:paraId="1EB5046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向乙方提供施工所需水、公共照明、电源</w:t>
      </w:r>
      <w:r>
        <w:rPr>
          <w:rFonts w:hint="eastAsia" w:ascii="仿宋" w:hAnsi="仿宋" w:eastAsia="仿宋" w:cs="仿宋"/>
          <w:sz w:val="24"/>
          <w:szCs w:val="24"/>
          <w:lang w:eastAsia="zh-CN"/>
        </w:rPr>
        <w:t>（</w:t>
      </w:r>
      <w:r>
        <w:rPr>
          <w:rFonts w:hint="eastAsia" w:ascii="仿宋" w:hAnsi="仿宋" w:eastAsia="仿宋" w:cs="仿宋"/>
          <w:sz w:val="24"/>
          <w:szCs w:val="24"/>
        </w:rPr>
        <w:t>甲方负责电源接通到配电箱，配电箱之外的电缆线、照明灯具、开关插座等设施由乙方自备，水电费由乙方承担</w:t>
      </w:r>
      <w:r>
        <w:rPr>
          <w:rFonts w:hint="eastAsia" w:ascii="仿宋" w:hAnsi="仿宋" w:eastAsia="仿宋" w:cs="仿宋"/>
          <w:sz w:val="24"/>
          <w:szCs w:val="24"/>
          <w:lang w:eastAsia="zh-CN"/>
        </w:rPr>
        <w:t>）</w:t>
      </w:r>
      <w:r>
        <w:rPr>
          <w:rFonts w:hint="eastAsia" w:ascii="仿宋" w:hAnsi="仿宋" w:eastAsia="仿宋" w:cs="仿宋"/>
          <w:sz w:val="24"/>
          <w:szCs w:val="24"/>
        </w:rPr>
        <w:t>所需材料搬运由乙方负责。</w:t>
      </w:r>
    </w:p>
    <w:p w14:paraId="24FCD00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甲方负责解决工程项目施工所需配合协调事宜，协助乙方及时解决施工中所遇到的疑难问题。</w:t>
      </w:r>
    </w:p>
    <w:p w14:paraId="7DF7E05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对约定的工作标准、工程质量、工程进度、安全生产、文明施工、人事安排、劳务使用、经济分配等有协调、监督、检查、处罚的权利，乙方严重影响工程质量、进度，不服从甲方及监理方安排，严重影响工程的正常调度，或无能力继续完成承包范围内工作任务时，甲方有权随时终止</w:t>
      </w:r>
      <w:r>
        <w:rPr>
          <w:rFonts w:hint="eastAsia" w:ascii="仿宋" w:hAnsi="仿宋" w:eastAsia="仿宋" w:cs="仿宋"/>
          <w:sz w:val="24"/>
          <w:szCs w:val="24"/>
          <w:lang w:eastAsia="zh-CN"/>
        </w:rPr>
        <w:t>合同</w:t>
      </w:r>
      <w:r>
        <w:rPr>
          <w:rFonts w:hint="eastAsia" w:ascii="仿宋" w:hAnsi="仿宋" w:eastAsia="仿宋" w:cs="仿宋"/>
          <w:sz w:val="24"/>
          <w:szCs w:val="24"/>
        </w:rPr>
        <w:t>，并追究相关责任。</w:t>
      </w:r>
    </w:p>
    <w:p w14:paraId="34D935A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甲方根据施工图经计算后核定的材料量，及时组织甲供材料采购，</w:t>
      </w:r>
      <w:r>
        <w:rPr>
          <w:rFonts w:hint="eastAsia" w:ascii="仿宋" w:hAnsi="仿宋" w:eastAsia="仿宋" w:cs="仿宋"/>
          <w:sz w:val="24"/>
          <w:szCs w:val="24"/>
          <w:lang w:val="en-US" w:eastAsia="zh-CN"/>
        </w:rPr>
        <w:t>并</w:t>
      </w:r>
      <w:r>
        <w:rPr>
          <w:rFonts w:hint="eastAsia" w:ascii="仿宋" w:hAnsi="仿宋" w:eastAsia="仿宋" w:cs="仿宋"/>
          <w:sz w:val="24"/>
          <w:szCs w:val="24"/>
        </w:rPr>
        <w:t>交于乙方。乙方不得挪作它用或擅自处理</w:t>
      </w:r>
      <w:r>
        <w:rPr>
          <w:rFonts w:hint="eastAsia" w:ascii="仿宋" w:hAnsi="仿宋" w:eastAsia="仿宋" w:cs="仿宋"/>
          <w:sz w:val="24"/>
          <w:szCs w:val="24"/>
          <w:lang w:eastAsia="zh-CN"/>
        </w:rPr>
        <w:t>（</w:t>
      </w:r>
      <w:r>
        <w:rPr>
          <w:rFonts w:hint="eastAsia" w:ascii="仿宋" w:hAnsi="仿宋" w:eastAsia="仿宋" w:cs="仿宋"/>
          <w:sz w:val="24"/>
          <w:szCs w:val="24"/>
        </w:rPr>
        <w:t>包括边角余料</w:t>
      </w:r>
      <w:r>
        <w:rPr>
          <w:rFonts w:hint="eastAsia" w:ascii="仿宋" w:hAnsi="仿宋" w:eastAsia="仿宋" w:cs="仿宋"/>
          <w:sz w:val="24"/>
          <w:szCs w:val="24"/>
          <w:lang w:eastAsia="zh-CN"/>
        </w:rPr>
        <w:t>）</w:t>
      </w:r>
      <w:r>
        <w:rPr>
          <w:rFonts w:hint="eastAsia" w:ascii="仿宋" w:hAnsi="仿宋" w:eastAsia="仿宋" w:cs="仿宋"/>
          <w:sz w:val="24"/>
          <w:szCs w:val="24"/>
        </w:rPr>
        <w:t>，一经发现，甲方有权对乙方处以挪用或擅自处理部分价款两倍的违约金。剩余施工材料全部交还甲方并办理退库手续。</w:t>
      </w:r>
    </w:p>
    <w:p w14:paraId="1982246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甲方认为乙方不能及时正确地进行施工或忽视甲方代表所发布的与工程有关的各种合理的指令或违反合同规定，甲方可向乙方发出书面整改通知，要求其改正，乙方在接到通知后2 天以内，未能执行通知要求，甲方有权雇用他人对要求改正的地方进行重新施工或重新采取措施，由此发生的一切费用由乙方承担。</w:t>
      </w:r>
    </w:p>
    <w:p w14:paraId="43E0911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甲方有权根据实际情况调整乙方的分包范围，将部分交由具他第施工，乙方无条件服从甲方的安排并放弃由此向甲方主张任何补偿或赔偿的权利。</w:t>
      </w:r>
    </w:p>
    <w:p w14:paraId="6C2077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rPr>
        <w:t>乙方权利</w:t>
      </w:r>
      <w:r>
        <w:rPr>
          <w:rFonts w:hint="eastAsia" w:ascii="仿宋" w:hAnsi="仿宋" w:eastAsia="仿宋" w:cs="仿宋"/>
          <w:b/>
          <w:bCs/>
          <w:sz w:val="24"/>
          <w:szCs w:val="24"/>
          <w:lang w:val="en-US" w:eastAsia="zh-CN"/>
        </w:rPr>
        <w:t xml:space="preserve">义务 </w:t>
      </w:r>
    </w:p>
    <w:p w14:paraId="4E82214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严格按照国家装饰工程施工规范及验收标准的要求进行施工，并应严格按照施工图纸、甲方技术交底、操作规程、质量安全标准精心组织施工，处理好各工种之间关系，做好自验工作和甲方的配合工作。如达不到质量要求，甲方有权签发整改单，乙方必须在规定的时间内整改完毕，否则发生的一切费用由乙方承担。由乙方原因引起的整改，乙方另行承担材料等一切损失、费用。</w:t>
      </w:r>
    </w:p>
    <w:p w14:paraId="78FE556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乙方应遵守各项法律、法规、规章制度，安全操作规程。如发现违反制度、规定的，如乙方不能满足安全生产、文明施工的要求，甲方有权采取相应的措施，由此发生的费用由乙方承担。</w:t>
      </w:r>
    </w:p>
    <w:p w14:paraId="5A06BC9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乙</w:t>
      </w:r>
      <w:r>
        <w:rPr>
          <w:rFonts w:hint="eastAsia" w:ascii="仿宋" w:hAnsi="仿宋" w:eastAsia="仿宋" w:cs="仿宋"/>
          <w:sz w:val="24"/>
          <w:szCs w:val="24"/>
        </w:rPr>
        <w:t>方需承担因本分包工程范围内的施工中所造成的质量、安全</w:t>
      </w:r>
      <w:r>
        <w:rPr>
          <w:rFonts w:hint="eastAsia" w:ascii="仿宋" w:hAnsi="仿宋" w:eastAsia="仿宋" w:cs="仿宋"/>
          <w:sz w:val="24"/>
          <w:szCs w:val="24"/>
          <w:lang w:eastAsia="zh-CN"/>
        </w:rPr>
        <w:t>、</w:t>
      </w:r>
      <w:r>
        <w:rPr>
          <w:rFonts w:hint="eastAsia" w:ascii="仿宋" w:hAnsi="仿宋" w:eastAsia="仿宋" w:cs="仿宋"/>
          <w:sz w:val="24"/>
          <w:szCs w:val="24"/>
        </w:rPr>
        <w:t>人身事故及重大治安、灾害事故责任</w:t>
      </w:r>
      <w:r>
        <w:rPr>
          <w:rFonts w:hint="eastAsia" w:ascii="仿宋" w:hAnsi="仿宋" w:eastAsia="仿宋" w:cs="仿宋"/>
          <w:sz w:val="24"/>
          <w:szCs w:val="24"/>
          <w:lang w:eastAsia="zh-CN"/>
        </w:rPr>
        <w:t>（</w:t>
      </w:r>
      <w:r>
        <w:rPr>
          <w:rFonts w:hint="eastAsia" w:ascii="仿宋" w:hAnsi="仿宋" w:eastAsia="仿宋" w:cs="仿宋"/>
          <w:sz w:val="24"/>
          <w:szCs w:val="24"/>
        </w:rPr>
        <w:t>并承担人身及财产损害费用及赔偿责任</w:t>
      </w:r>
      <w:r>
        <w:rPr>
          <w:rFonts w:hint="eastAsia" w:ascii="仿宋" w:hAnsi="仿宋" w:eastAsia="仿宋" w:cs="仿宋"/>
          <w:sz w:val="24"/>
          <w:szCs w:val="24"/>
          <w:lang w:eastAsia="zh-CN"/>
        </w:rPr>
        <w:t>）</w:t>
      </w:r>
      <w:r>
        <w:rPr>
          <w:rFonts w:hint="eastAsia" w:ascii="仿宋" w:hAnsi="仿宋" w:eastAsia="仿宋" w:cs="仿宋"/>
          <w:sz w:val="24"/>
          <w:szCs w:val="24"/>
        </w:rPr>
        <w:t>，并应当及时按规定处理并向甲方报告，根据甲方要求妥善处理，避免甲方被行政处罚或经济索赔。乙方进场前，应当收集并提交每个工人的体检报告等健康证明。在使用机具设备时，必须严格遵守有关安全操作规程，对自己所使用的机具应采取定期检查维修，确保安全使用，以防事故发生。因乙方违反操作规程不计后果施工所造成的一切事故及损失均由乙方负责</w:t>
      </w:r>
      <w:r>
        <w:rPr>
          <w:rFonts w:hint="eastAsia" w:ascii="仿宋" w:hAnsi="仿宋" w:eastAsia="仿宋" w:cs="仿宋"/>
          <w:sz w:val="24"/>
          <w:szCs w:val="24"/>
          <w:lang w:eastAsia="zh-CN"/>
        </w:rPr>
        <w:t>，</w:t>
      </w:r>
      <w:r>
        <w:rPr>
          <w:rFonts w:hint="eastAsia" w:ascii="仿宋" w:hAnsi="仿宋" w:eastAsia="仿宋" w:cs="仿宋"/>
          <w:sz w:val="24"/>
          <w:szCs w:val="24"/>
        </w:rPr>
        <w:t>造成甲方损失的</w:t>
      </w:r>
      <w:r>
        <w:rPr>
          <w:rFonts w:hint="eastAsia" w:ascii="仿宋" w:hAnsi="仿宋" w:eastAsia="仿宋" w:cs="仿宋"/>
          <w:sz w:val="24"/>
          <w:szCs w:val="24"/>
          <w:lang w:eastAsia="zh-CN"/>
        </w:rPr>
        <w:t>，</w:t>
      </w:r>
      <w:r>
        <w:rPr>
          <w:rFonts w:hint="eastAsia" w:ascii="仿宋" w:hAnsi="仿宋" w:eastAsia="仿宋" w:cs="仿宋"/>
          <w:sz w:val="24"/>
          <w:szCs w:val="24"/>
        </w:rPr>
        <w:t>甲方有权向乙方索赔因索赔产生的律师费、诉讼费、保全费、保全担保费等全部费用均由乙方承担。</w:t>
      </w:r>
      <w:r>
        <w:rPr>
          <w:rFonts w:hint="eastAsia" w:ascii="仿宋" w:hAnsi="仿宋" w:eastAsia="仿宋" w:cs="仿宋"/>
          <w:sz w:val="24"/>
          <w:szCs w:val="24"/>
          <w:lang w:val="en-US" w:eastAsia="zh-CN"/>
        </w:rPr>
        <w:t xml:space="preserve">   </w:t>
      </w:r>
    </w:p>
    <w:p w14:paraId="29B1A2D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乙方在每天收工时，必须清理责任承包范围内的施工场地，做好“落手清”工作，确保场地干净，并积极做好半成品、成品的保护，防止污染和损坏。若乙方达不到文明施工标准，甲方多次催促无效情况下</w:t>
      </w:r>
      <w:r>
        <w:rPr>
          <w:rFonts w:hint="eastAsia" w:ascii="仿宋" w:hAnsi="仿宋" w:eastAsia="仿宋" w:cs="仿宋"/>
          <w:sz w:val="24"/>
          <w:szCs w:val="24"/>
          <w:lang w:eastAsia="zh-CN"/>
        </w:rPr>
        <w:t>，</w:t>
      </w:r>
      <w:r>
        <w:rPr>
          <w:rFonts w:hint="eastAsia" w:ascii="仿宋" w:hAnsi="仿宋" w:eastAsia="仿宋" w:cs="仿宋"/>
          <w:sz w:val="24"/>
          <w:szCs w:val="24"/>
        </w:rPr>
        <w:t>有权安排其他劳务人员整改，由此发生的费用由乙方承担。</w:t>
      </w:r>
    </w:p>
    <w:p w14:paraId="29EA843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负责承包范围内施工前的各项准备工作及人员组建，并根据本工程需要，保证施工人员满足合同工期及总体工程的进度要求。乙方应确保施工人员必须符合法律规定的劳动用工条件，具备相应的劳动保护意识和常识，具备必要的资格证件。乙方施工人员名单和证件应在进场后三日内报甲方备案，并按规定订立劳动合同，进行安全教育培训后方可进场，发现未按规定备案并订立合同的录用人员，给予清退，并处乙方罚金</w:t>
      </w:r>
      <w:r>
        <w:rPr>
          <w:rFonts w:hint="eastAsia" w:ascii="仿宋" w:hAnsi="仿宋" w:eastAsia="仿宋" w:cs="仿宋"/>
          <w:sz w:val="24"/>
          <w:szCs w:val="24"/>
          <w:lang w:eastAsia="zh-CN"/>
        </w:rPr>
        <w:t>【】</w:t>
      </w:r>
      <w:r>
        <w:rPr>
          <w:rFonts w:hint="eastAsia" w:ascii="仿宋" w:hAnsi="仿宋" w:eastAsia="仿宋" w:cs="仿宋"/>
          <w:sz w:val="24"/>
          <w:szCs w:val="24"/>
        </w:rPr>
        <w:t>元/次·人。</w:t>
      </w:r>
    </w:p>
    <w:p w14:paraId="1D0069D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每周应当主动与甲方项目经理或甲方指定管理人员核对本周的考勤用工数及产值完成量，并由甲方书面确认。如因乙方原因未完成核对，造成用工数偏差或产值偏差，及由此产生的相应后果，均由乙方自行承担。</w:t>
      </w:r>
    </w:p>
    <w:p w14:paraId="7E73586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乙方每月须按实考勤并及时与</w:t>
      </w:r>
      <w:r>
        <w:rPr>
          <w:rFonts w:hint="eastAsia" w:ascii="仿宋" w:hAnsi="仿宋" w:eastAsia="仿宋" w:cs="仿宋"/>
          <w:sz w:val="24"/>
          <w:szCs w:val="24"/>
          <w:lang w:eastAsia="zh-CN"/>
        </w:rPr>
        <w:t>甲方</w:t>
      </w:r>
      <w:r>
        <w:rPr>
          <w:rFonts w:hint="eastAsia" w:ascii="仿宋" w:hAnsi="仿宋" w:eastAsia="仿宋" w:cs="仿宋"/>
          <w:sz w:val="24"/>
          <w:szCs w:val="24"/>
        </w:rPr>
        <w:t>核对工人考勤，确保工资准确、及时地发到每个工人手上。工人考勤以实名制考勤机考勤数据为准，任何非考勤机打卡的考勤数据需由甲方项目经理签字确认方为有效</w:t>
      </w:r>
      <w:r>
        <w:rPr>
          <w:rFonts w:hint="eastAsia" w:ascii="仿宋" w:hAnsi="仿宋" w:eastAsia="仿宋" w:cs="仿宋"/>
          <w:sz w:val="24"/>
          <w:szCs w:val="24"/>
          <w:lang w:eastAsia="zh-CN"/>
        </w:rPr>
        <w:t>，</w:t>
      </w:r>
      <w:r>
        <w:rPr>
          <w:rFonts w:hint="eastAsia" w:ascii="仿宋" w:hAnsi="仿宋" w:eastAsia="仿宋" w:cs="仿宋"/>
          <w:sz w:val="24"/>
          <w:szCs w:val="24"/>
        </w:rPr>
        <w:t>未经实名制考勤及未经甲方项目经理签字确认的异常考勤数据均视为未出勤，由乙方自行处理并承担相关费用，并视为对甲方的让利。如由于乙方拖欠或不按时发放工人工资而导致工人上访闹事或围堵政府、甲方、建设单位办公、公共场所的，每发生一次，甲方有权对乙方处以</w:t>
      </w:r>
      <w:r>
        <w:rPr>
          <w:rFonts w:hint="eastAsia" w:ascii="仿宋" w:hAnsi="仿宋" w:eastAsia="仿宋" w:cs="仿宋"/>
          <w:sz w:val="24"/>
          <w:szCs w:val="24"/>
          <w:lang w:eastAsia="zh-CN"/>
        </w:rPr>
        <w:t>【】</w:t>
      </w:r>
      <w:r>
        <w:rPr>
          <w:rFonts w:hint="eastAsia" w:ascii="仿宋" w:hAnsi="仿宋" w:eastAsia="仿宋" w:cs="仿宋"/>
          <w:sz w:val="24"/>
          <w:szCs w:val="24"/>
        </w:rPr>
        <w:t>万元罚款，且乙方应及时处理，确保甲方免于承担责任，否则由此给甲方造成的损失，甲方有权向乙方追偿。如乙方拖欠工资，甲方有权</w:t>
      </w:r>
      <w:r>
        <w:rPr>
          <w:rFonts w:hint="eastAsia" w:ascii="仿宋" w:hAnsi="仿宋" w:eastAsia="仿宋" w:cs="仿宋"/>
          <w:sz w:val="24"/>
          <w:szCs w:val="24"/>
          <w:lang w:eastAsia="zh-CN"/>
        </w:rPr>
        <w:t>根据自己</w:t>
      </w:r>
      <w:r>
        <w:rPr>
          <w:rFonts w:hint="eastAsia" w:ascii="仿宋" w:hAnsi="仿宋" w:eastAsia="仿宋" w:cs="仿宋"/>
          <w:sz w:val="24"/>
          <w:szCs w:val="24"/>
        </w:rPr>
        <w:t>审核情况直接发放，在乙方工程款中扣除，不足部分由乙方支付给甲方，对此乙方不得提出异议。</w:t>
      </w:r>
    </w:p>
    <w:p w14:paraId="703092D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乙方应为雇佣的全部施工人员</w:t>
      </w:r>
      <w:r>
        <w:rPr>
          <w:rFonts w:hint="default" w:ascii="仿宋" w:hAnsi="仿宋" w:eastAsia="仿宋" w:cs="仿宋"/>
          <w:kern w:val="2"/>
          <w:sz w:val="24"/>
          <w:szCs w:val="24"/>
          <w:highlight w:val="yellow"/>
        </w:rPr>
        <w:t>（年龄不得大于55周岁）</w:t>
      </w:r>
      <w:r>
        <w:rPr>
          <w:rFonts w:hint="eastAsia" w:ascii="仿宋" w:hAnsi="仿宋" w:eastAsia="仿宋" w:cs="仿宋"/>
          <w:sz w:val="24"/>
          <w:szCs w:val="24"/>
        </w:rPr>
        <w:t>办理意外伤害保险并支付保险费。乙方应及时向甲方提交已投保的保险凭证和保险单复印件。乙方施工人员在工作过程中所发生的人身损害等</w:t>
      </w:r>
      <w:r>
        <w:rPr>
          <w:rFonts w:hint="eastAsia" w:ascii="仿宋" w:hAnsi="仿宋" w:eastAsia="仿宋" w:cs="仿宋"/>
          <w:sz w:val="24"/>
          <w:szCs w:val="24"/>
          <w:lang w:val="en-US" w:eastAsia="zh-CN"/>
        </w:rPr>
        <w:t>工</w:t>
      </w:r>
      <w:r>
        <w:rPr>
          <w:rFonts w:hint="eastAsia" w:ascii="仿宋" w:hAnsi="仿宋" w:eastAsia="仿宋" w:cs="仿宋"/>
          <w:sz w:val="24"/>
          <w:szCs w:val="24"/>
        </w:rPr>
        <w:t>伤事故，乙方应及时妥善处理，如出现工人上访、投诉诉讼及仲裁等，乙方承担全部责任，如导致甲方承担赔偿责任的，则甲方有权</w:t>
      </w:r>
      <w:r>
        <w:rPr>
          <w:rFonts w:hint="eastAsia" w:ascii="仿宋" w:hAnsi="仿宋" w:eastAsia="仿宋" w:cs="仿宋"/>
          <w:sz w:val="24"/>
          <w:szCs w:val="24"/>
          <w:lang w:eastAsia="zh-CN"/>
        </w:rPr>
        <w:t>向</w:t>
      </w:r>
      <w:r>
        <w:rPr>
          <w:rFonts w:hint="eastAsia" w:ascii="仿宋" w:hAnsi="仿宋" w:eastAsia="仿宋" w:cs="仿宋"/>
          <w:sz w:val="24"/>
          <w:szCs w:val="24"/>
        </w:rPr>
        <w:t>乙方追偿。</w:t>
      </w:r>
    </w:p>
    <w:p w14:paraId="7645113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乙方根据工程需要，应配备足够完好的机械设备，日常维修</w:t>
      </w:r>
      <w:r>
        <w:rPr>
          <w:rFonts w:hint="eastAsia" w:ascii="仿宋" w:hAnsi="仿宋" w:eastAsia="仿宋" w:cs="仿宋"/>
          <w:sz w:val="24"/>
          <w:szCs w:val="24"/>
          <w:lang w:eastAsia="zh-CN"/>
        </w:rPr>
        <w:t>（</w:t>
      </w:r>
      <w:r>
        <w:rPr>
          <w:rFonts w:hint="eastAsia" w:ascii="仿宋" w:hAnsi="仿宋" w:eastAsia="仿宋" w:cs="仿宋"/>
          <w:sz w:val="24"/>
          <w:szCs w:val="24"/>
        </w:rPr>
        <w:t>护</w:t>
      </w:r>
      <w:r>
        <w:rPr>
          <w:rFonts w:hint="eastAsia" w:ascii="仿宋" w:hAnsi="仿宋" w:eastAsia="仿宋" w:cs="仿宋"/>
          <w:sz w:val="24"/>
          <w:szCs w:val="24"/>
          <w:lang w:eastAsia="zh-CN"/>
        </w:rPr>
        <w:t>）</w:t>
      </w:r>
      <w:r>
        <w:rPr>
          <w:rFonts w:hint="eastAsia" w:ascii="仿宋" w:hAnsi="仿宋" w:eastAsia="仿宋" w:cs="仿宋"/>
          <w:sz w:val="24"/>
          <w:szCs w:val="24"/>
        </w:rPr>
        <w:t>及机械消耗配件均由乙方自负</w:t>
      </w:r>
      <w:r>
        <w:rPr>
          <w:rFonts w:hint="eastAsia" w:ascii="仿宋" w:hAnsi="仿宋" w:eastAsia="仿宋" w:cs="仿宋"/>
          <w:sz w:val="24"/>
          <w:szCs w:val="24"/>
          <w:lang w:eastAsia="zh-CN"/>
        </w:rPr>
        <w:t>（</w:t>
      </w:r>
      <w:r>
        <w:rPr>
          <w:rFonts w:hint="eastAsia" w:ascii="仿宋" w:hAnsi="仿宋" w:eastAsia="仿宋" w:cs="仿宋"/>
          <w:sz w:val="24"/>
          <w:szCs w:val="24"/>
        </w:rPr>
        <w:t>在施工前上报</w:t>
      </w:r>
      <w:r>
        <w:rPr>
          <w:rFonts w:hint="eastAsia" w:ascii="仿宋" w:hAnsi="仿宋" w:eastAsia="仿宋" w:cs="仿宋"/>
          <w:sz w:val="24"/>
          <w:szCs w:val="24"/>
          <w:lang w:eastAsia="zh-CN"/>
        </w:rPr>
        <w:t>甲方</w:t>
      </w:r>
      <w:r>
        <w:rPr>
          <w:rFonts w:hint="eastAsia" w:ascii="仿宋" w:hAnsi="仿宋" w:eastAsia="仿宋" w:cs="仿宋"/>
          <w:sz w:val="24"/>
          <w:szCs w:val="24"/>
        </w:rPr>
        <w:t>机械工具清单</w:t>
      </w:r>
      <w:r>
        <w:rPr>
          <w:rFonts w:hint="eastAsia" w:ascii="仿宋" w:hAnsi="仿宋" w:eastAsia="仿宋" w:cs="仿宋"/>
          <w:sz w:val="24"/>
          <w:szCs w:val="24"/>
          <w:lang w:eastAsia="zh-CN"/>
        </w:rPr>
        <w:t>）</w:t>
      </w:r>
      <w:r>
        <w:rPr>
          <w:rFonts w:hint="eastAsia" w:ascii="仿宋" w:hAnsi="仿宋" w:eastAsia="仿宋" w:cs="仿宋"/>
          <w:sz w:val="24"/>
          <w:szCs w:val="24"/>
        </w:rPr>
        <w:t>。乙方需参与材料申购，按工程进度提前 3 天提交所需材料用量，并对所报材料的数量、规格、型号负责。乙方领用材料必须填写材料领用出库单</w:t>
      </w:r>
      <w:r>
        <w:rPr>
          <w:rFonts w:hint="eastAsia" w:ascii="仿宋" w:hAnsi="仿宋" w:eastAsia="仿宋" w:cs="仿宋"/>
          <w:sz w:val="24"/>
          <w:szCs w:val="24"/>
          <w:lang w:eastAsia="zh-CN"/>
        </w:rPr>
        <w:t>（</w:t>
      </w:r>
      <w:r>
        <w:rPr>
          <w:rFonts w:hint="eastAsia" w:ascii="仿宋" w:hAnsi="仿宋" w:eastAsia="仿宋" w:cs="仿宋"/>
          <w:sz w:val="24"/>
          <w:szCs w:val="24"/>
        </w:rPr>
        <w:t>指定人员</w:t>
      </w:r>
      <w:r>
        <w:rPr>
          <w:rFonts w:hint="eastAsia" w:ascii="仿宋" w:hAnsi="仿宋" w:eastAsia="仿宋" w:cs="仿宋"/>
          <w:sz w:val="24"/>
          <w:szCs w:val="24"/>
          <w:lang w:eastAsia="zh-CN"/>
        </w:rPr>
        <w:t>）</w:t>
      </w:r>
      <w:r>
        <w:rPr>
          <w:rFonts w:hint="eastAsia" w:ascii="仿宋" w:hAnsi="仿宋" w:eastAsia="仿宋" w:cs="仿宋"/>
          <w:sz w:val="24"/>
          <w:szCs w:val="24"/>
        </w:rPr>
        <w:t>，材料搬运及保管由乙方负责。对所使用的材料应清点并验收后使用，每日做到工完料清、场地清的工作习惯。如材料有质量问题应及时与</w:t>
      </w:r>
      <w:r>
        <w:rPr>
          <w:rFonts w:hint="eastAsia" w:ascii="仿宋" w:hAnsi="仿宋" w:eastAsia="仿宋" w:cs="仿宋"/>
          <w:sz w:val="24"/>
          <w:szCs w:val="24"/>
          <w:lang w:eastAsia="zh-CN"/>
        </w:rPr>
        <w:t>甲方</w:t>
      </w:r>
      <w:r>
        <w:rPr>
          <w:rFonts w:hint="eastAsia" w:ascii="仿宋" w:hAnsi="仿宋" w:eastAsia="仿宋" w:cs="仿宋"/>
          <w:sz w:val="24"/>
          <w:szCs w:val="24"/>
        </w:rPr>
        <w:t>提出，并可拒绝使用。乙方必须合理利用原材料，杜绝浪费，认真按甲方材料领用制度领料</w:t>
      </w:r>
      <w:r>
        <w:rPr>
          <w:rFonts w:hint="eastAsia" w:ascii="仿宋" w:hAnsi="仿宋" w:eastAsia="仿宋" w:cs="仿宋"/>
          <w:sz w:val="24"/>
          <w:szCs w:val="24"/>
          <w:lang w:eastAsia="zh-CN"/>
        </w:rPr>
        <w:t>。</w:t>
      </w:r>
    </w:p>
    <w:p w14:paraId="1F21624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乙方应确保施工进度必须严格按照</w:t>
      </w:r>
      <w:r>
        <w:rPr>
          <w:rFonts w:hint="eastAsia" w:ascii="仿宋" w:hAnsi="仿宋" w:eastAsia="仿宋" w:cs="仿宋"/>
          <w:sz w:val="24"/>
          <w:szCs w:val="24"/>
          <w:lang w:val="en-US" w:eastAsia="zh-CN"/>
        </w:rPr>
        <w:t>甲方</w:t>
      </w:r>
      <w:r>
        <w:rPr>
          <w:rFonts w:hint="eastAsia" w:ascii="仿宋" w:hAnsi="仿宋" w:eastAsia="仿宋" w:cs="仿宋"/>
          <w:sz w:val="24"/>
          <w:szCs w:val="24"/>
        </w:rPr>
        <w:t>的施工进度计划执行，乙方必须保证在</w:t>
      </w:r>
      <w:r>
        <w:rPr>
          <w:rFonts w:hint="eastAsia" w:ascii="仿宋" w:hAnsi="仿宋" w:eastAsia="仿宋" w:cs="仿宋"/>
          <w:sz w:val="24"/>
          <w:szCs w:val="24"/>
          <w:lang w:val="en-US" w:eastAsia="zh-CN"/>
        </w:rPr>
        <w:t>甲方</w:t>
      </w:r>
      <w:r>
        <w:rPr>
          <w:rFonts w:hint="eastAsia" w:ascii="仿宋" w:hAnsi="仿宋" w:eastAsia="仿宋" w:cs="仿宋"/>
          <w:sz w:val="24"/>
          <w:szCs w:val="24"/>
        </w:rPr>
        <w:t>指定的施工时间内完成施工任务。根据工程现场管理及进度需要乙方须无条件服从甲方、建设单位对夜工、突击施工及周转材料的安排，确保人员到位，进度到位，满足建设单位、甲方及监理方等要求。乙方不得以任何理由擅自停工，不得以停工为由要挟甲方，调整工程单价或结算付款方式，不得中途擅自退场，由此造成的损失由乙方承担全部责任。</w:t>
      </w:r>
    </w:p>
    <w:p w14:paraId="5F03A04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乙方应就本</w:t>
      </w:r>
      <w:r>
        <w:rPr>
          <w:rFonts w:hint="eastAsia" w:ascii="仿宋" w:hAnsi="仿宋" w:eastAsia="仿宋" w:cs="仿宋"/>
          <w:sz w:val="24"/>
          <w:szCs w:val="24"/>
          <w:lang w:eastAsia="zh-CN"/>
        </w:rPr>
        <w:t>合同</w:t>
      </w:r>
      <w:r>
        <w:rPr>
          <w:rFonts w:hint="eastAsia" w:ascii="仿宋" w:hAnsi="仿宋" w:eastAsia="仿宋" w:cs="仿宋"/>
          <w:sz w:val="24"/>
          <w:szCs w:val="24"/>
        </w:rPr>
        <w:t>的工程范围向甲方承担甲方在与建设单位签订合同中所应承担的一切义务。因乙方的原因导致工程发包人对甲方进行违约处罚，乙方需承担由此给甲方造成的损失。</w:t>
      </w:r>
    </w:p>
    <w:p w14:paraId="12D9D7C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不得转包、分包，否则一经发现，甲方有权立即单方面解除合同并要求乙方无条件退场。乙方应当在甲方通知解除合同退场之日起三日内到项目现场与甲方完成施工界面的确认和已完工程量的核对计量，并签署施工界面和已完工程量的书面确认文件。逾期未完成的，则以甲方单方核定的施工界面及相应工程量为准。乙方应在甲方通知七日内提交完整的已完成工程结算资料给甲方审核，逾期提交资料的，视为同意以甲方内部核算确认的工程量进行结算，再无异议。</w:t>
      </w:r>
    </w:p>
    <w:p w14:paraId="126467C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乙方委派项目代表</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身份证号</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联系地址</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联系电话</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电子邮箱</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p>
    <w:p w14:paraId="13CEBC1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w:t>
      </w:r>
      <w:r>
        <w:rPr>
          <w:rFonts w:hint="eastAsia" w:ascii="仿宋" w:hAnsi="仿宋" w:eastAsia="仿宋" w:cs="仿宋"/>
          <w:sz w:val="24"/>
          <w:szCs w:val="24"/>
          <w:lang w:eastAsia="zh-CN"/>
        </w:rPr>
        <w:t>（</w:t>
      </w:r>
      <w:r>
        <w:rPr>
          <w:rFonts w:hint="eastAsia" w:ascii="仿宋" w:hAnsi="仿宋" w:eastAsia="仿宋" w:cs="仿宋"/>
          <w:sz w:val="24"/>
          <w:szCs w:val="24"/>
        </w:rPr>
        <w:t>包括但不限于劳务分包单位应承担的工程款返还义务维修义务、工期违约金质量违约金、损害赔偿金以及其他相关费用、本金、利息、经济赔偿责任等</w:t>
      </w:r>
      <w:r>
        <w:rPr>
          <w:rFonts w:hint="eastAsia" w:ascii="仿宋" w:hAnsi="仿宋" w:eastAsia="仿宋" w:cs="仿宋"/>
          <w:sz w:val="24"/>
          <w:szCs w:val="24"/>
          <w:lang w:eastAsia="zh-CN"/>
        </w:rPr>
        <w:t>）</w:t>
      </w:r>
      <w:r>
        <w:rPr>
          <w:rFonts w:hint="eastAsia" w:ascii="仿宋" w:hAnsi="仿宋" w:eastAsia="仿宋" w:cs="仿宋"/>
          <w:sz w:val="24"/>
          <w:szCs w:val="24"/>
        </w:rPr>
        <w:t>共同承担责任。</w:t>
      </w:r>
    </w:p>
    <w:p w14:paraId="6526A3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工程期限</w:t>
      </w:r>
    </w:p>
    <w:p w14:paraId="3AF807B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乙方必须不折不扣地保质保量，按进度计划完成任务，若出现工期缓慢</w:t>
      </w:r>
      <w:r>
        <w:rPr>
          <w:rFonts w:hint="eastAsia" w:ascii="仿宋" w:hAnsi="仿宋" w:eastAsia="仿宋" w:cs="仿宋"/>
          <w:sz w:val="24"/>
          <w:szCs w:val="24"/>
          <w:lang w:eastAsia="zh-CN"/>
        </w:rPr>
        <w:t>，</w:t>
      </w:r>
      <w:r>
        <w:rPr>
          <w:rFonts w:hint="eastAsia" w:ascii="仿宋" w:hAnsi="仿宋" w:eastAsia="仿宋" w:cs="仿宋"/>
          <w:sz w:val="24"/>
          <w:szCs w:val="24"/>
        </w:rPr>
        <w:t>人员不足的情况，必须随时对下属人员进行调整或加强，同时需将调整或加强的人员名单交</w:t>
      </w:r>
      <w:r>
        <w:rPr>
          <w:rFonts w:hint="eastAsia" w:ascii="仿宋" w:hAnsi="仿宋" w:eastAsia="仿宋" w:cs="仿宋"/>
          <w:sz w:val="24"/>
          <w:szCs w:val="24"/>
          <w:lang w:eastAsia="zh-CN"/>
        </w:rPr>
        <w:t>甲方</w:t>
      </w:r>
      <w:r>
        <w:rPr>
          <w:rFonts w:hint="eastAsia" w:ascii="仿宋" w:hAnsi="仿宋" w:eastAsia="仿宋" w:cs="仿宋"/>
          <w:sz w:val="24"/>
          <w:szCs w:val="24"/>
        </w:rPr>
        <w:t>备案</w:t>
      </w:r>
      <w:r>
        <w:rPr>
          <w:rFonts w:hint="eastAsia" w:ascii="仿宋" w:hAnsi="仿宋" w:eastAsia="仿宋" w:cs="仿宋"/>
          <w:sz w:val="24"/>
          <w:szCs w:val="24"/>
          <w:lang w:eastAsia="zh-CN"/>
        </w:rPr>
        <w:t>：</w:t>
      </w:r>
      <w:r>
        <w:rPr>
          <w:rFonts w:hint="eastAsia" w:ascii="仿宋" w:hAnsi="仿宋" w:eastAsia="仿宋" w:cs="仿宋"/>
          <w:sz w:val="24"/>
          <w:szCs w:val="24"/>
        </w:rPr>
        <w:t>乙方已进工地人员中途退场须书面报告</w:t>
      </w:r>
      <w:r>
        <w:rPr>
          <w:rFonts w:hint="eastAsia" w:ascii="仿宋" w:hAnsi="仿宋" w:eastAsia="仿宋" w:cs="仿宋"/>
          <w:sz w:val="24"/>
          <w:szCs w:val="24"/>
          <w:lang w:eastAsia="zh-CN"/>
        </w:rPr>
        <w:t>甲方</w:t>
      </w:r>
      <w:r>
        <w:rPr>
          <w:rFonts w:hint="eastAsia" w:ascii="仿宋" w:hAnsi="仿宋" w:eastAsia="仿宋" w:cs="仿宋"/>
          <w:sz w:val="24"/>
          <w:szCs w:val="24"/>
        </w:rPr>
        <w:t>，经</w:t>
      </w:r>
      <w:r>
        <w:rPr>
          <w:rFonts w:hint="eastAsia" w:ascii="仿宋" w:hAnsi="仿宋" w:eastAsia="仿宋" w:cs="仿宋"/>
          <w:sz w:val="24"/>
          <w:szCs w:val="24"/>
          <w:lang w:eastAsia="zh-CN"/>
        </w:rPr>
        <w:t>甲方</w:t>
      </w:r>
      <w:r>
        <w:rPr>
          <w:rFonts w:hint="eastAsia" w:ascii="仿宋" w:hAnsi="仿宋" w:eastAsia="仿宋" w:cs="仿宋"/>
          <w:sz w:val="24"/>
          <w:szCs w:val="24"/>
        </w:rPr>
        <w:t>同意</w:t>
      </w:r>
      <w:r>
        <w:rPr>
          <w:rFonts w:hint="eastAsia" w:ascii="仿宋" w:hAnsi="仿宋" w:eastAsia="仿宋" w:cs="仿宋"/>
          <w:sz w:val="24"/>
          <w:szCs w:val="24"/>
          <w:lang w:eastAsia="zh-CN"/>
        </w:rPr>
        <w:t>；</w:t>
      </w:r>
      <w:r>
        <w:rPr>
          <w:rFonts w:hint="eastAsia" w:ascii="仿宋" w:hAnsi="仿宋" w:eastAsia="仿宋" w:cs="仿宋"/>
          <w:sz w:val="24"/>
          <w:szCs w:val="24"/>
        </w:rPr>
        <w:t>如擅自退场，按</w:t>
      </w:r>
      <w:r>
        <w:rPr>
          <w:rFonts w:hint="eastAsia" w:ascii="仿宋" w:hAnsi="仿宋" w:eastAsia="仿宋" w:cs="仿宋"/>
          <w:sz w:val="24"/>
          <w:szCs w:val="24"/>
          <w:lang w:eastAsia="zh-CN"/>
        </w:rPr>
        <w:t>【】</w:t>
      </w:r>
      <w:r>
        <w:rPr>
          <w:rFonts w:hint="eastAsia" w:ascii="仿宋" w:hAnsi="仿宋" w:eastAsia="仿宋" w:cs="仿宋"/>
          <w:sz w:val="24"/>
          <w:szCs w:val="24"/>
        </w:rPr>
        <w:t>元/人给予处罚。</w:t>
      </w:r>
    </w:p>
    <w:p w14:paraId="58BC967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本工程的工期违约金为每逾期一天，按合同总价的万分之</w:t>
      </w:r>
      <w:r>
        <w:rPr>
          <w:rFonts w:hint="eastAsia" w:ascii="仿宋" w:hAnsi="仿宋" w:eastAsia="仿宋" w:cs="仿宋"/>
          <w:sz w:val="24"/>
          <w:szCs w:val="24"/>
          <w:lang w:eastAsia="zh-CN"/>
        </w:rPr>
        <w:t>【】（</w:t>
      </w:r>
      <w:r>
        <w:rPr>
          <w:rFonts w:hint="eastAsia" w:ascii="仿宋" w:hAnsi="仿宋" w:eastAsia="仿宋" w:cs="仿宋"/>
          <w:sz w:val="24"/>
          <w:szCs w:val="24"/>
        </w:rPr>
        <w:t>且最低不低于每日</w:t>
      </w:r>
      <w:r>
        <w:rPr>
          <w:rFonts w:hint="eastAsia" w:ascii="仿宋" w:hAnsi="仿宋" w:eastAsia="仿宋" w:cs="仿宋"/>
          <w:sz w:val="24"/>
          <w:szCs w:val="24"/>
          <w:lang w:eastAsia="zh-CN"/>
        </w:rPr>
        <w:t>【】</w:t>
      </w:r>
      <w:r>
        <w:rPr>
          <w:rFonts w:hint="eastAsia" w:ascii="仿宋" w:hAnsi="仿宋" w:eastAsia="仿宋" w:cs="仿宋"/>
          <w:sz w:val="24"/>
          <w:szCs w:val="24"/>
        </w:rPr>
        <w:t>万元</w:t>
      </w:r>
      <w:r>
        <w:rPr>
          <w:rFonts w:hint="eastAsia" w:ascii="仿宋" w:hAnsi="仿宋" w:eastAsia="仿宋" w:cs="仿宋"/>
          <w:sz w:val="24"/>
          <w:szCs w:val="24"/>
          <w:lang w:eastAsia="zh-CN"/>
        </w:rPr>
        <w:t>）</w:t>
      </w:r>
      <w:r>
        <w:rPr>
          <w:rFonts w:hint="eastAsia" w:ascii="仿宋" w:hAnsi="仿宋" w:eastAsia="仿宋" w:cs="仿宋"/>
          <w:sz w:val="24"/>
          <w:szCs w:val="24"/>
        </w:rPr>
        <w:t>计取，违约金不足以弥补甲方损失的</w:t>
      </w:r>
      <w:r>
        <w:rPr>
          <w:rFonts w:hint="eastAsia" w:ascii="仿宋" w:hAnsi="仿宋" w:eastAsia="仿宋" w:cs="仿宋"/>
          <w:sz w:val="24"/>
          <w:szCs w:val="24"/>
          <w:lang w:eastAsia="zh-CN"/>
        </w:rPr>
        <w:t>，</w:t>
      </w:r>
      <w:r>
        <w:rPr>
          <w:rFonts w:hint="eastAsia" w:ascii="仿宋" w:hAnsi="仿宋" w:eastAsia="仿宋" w:cs="仿宋"/>
          <w:sz w:val="24"/>
          <w:szCs w:val="24"/>
        </w:rPr>
        <w:t>乙方另行赔偿甲方损失</w:t>
      </w:r>
      <w:r>
        <w:rPr>
          <w:rFonts w:hint="eastAsia" w:ascii="仿宋" w:hAnsi="仿宋" w:eastAsia="仿宋" w:cs="仿宋"/>
          <w:sz w:val="24"/>
          <w:szCs w:val="24"/>
          <w:lang w:eastAsia="zh-CN"/>
        </w:rPr>
        <w:t>（</w:t>
      </w:r>
      <w:r>
        <w:rPr>
          <w:rFonts w:hint="eastAsia" w:ascii="仿宋" w:hAnsi="仿宋" w:eastAsia="仿宋" w:cs="仿宋"/>
          <w:sz w:val="24"/>
          <w:szCs w:val="24"/>
        </w:rPr>
        <w:t>包括但不限于建设单位、总包及其他分包单位对甲方的索赔等</w:t>
      </w:r>
      <w:r>
        <w:rPr>
          <w:rFonts w:hint="eastAsia" w:ascii="仿宋" w:hAnsi="仿宋" w:eastAsia="仿宋" w:cs="仿宋"/>
          <w:sz w:val="24"/>
          <w:szCs w:val="24"/>
          <w:lang w:eastAsia="zh-CN"/>
        </w:rPr>
        <w:t>）</w:t>
      </w:r>
      <w:r>
        <w:rPr>
          <w:rFonts w:hint="eastAsia" w:ascii="仿宋" w:hAnsi="仿宋" w:eastAsia="仿宋" w:cs="仿宋"/>
          <w:sz w:val="24"/>
          <w:szCs w:val="24"/>
        </w:rPr>
        <w:t>。乙方由于人员缺少而不能保证施工进度的</w:t>
      </w:r>
      <w:r>
        <w:rPr>
          <w:rFonts w:hint="eastAsia" w:ascii="仿宋" w:hAnsi="仿宋" w:eastAsia="仿宋" w:cs="仿宋"/>
          <w:sz w:val="24"/>
          <w:szCs w:val="24"/>
          <w:lang w:eastAsia="zh-CN"/>
        </w:rPr>
        <w:t>（</w:t>
      </w:r>
      <w:r>
        <w:rPr>
          <w:rFonts w:hint="eastAsia" w:ascii="仿宋" w:hAnsi="仿宋" w:eastAsia="仿宋" w:cs="仿宋"/>
          <w:sz w:val="24"/>
          <w:szCs w:val="24"/>
        </w:rPr>
        <w:t>以延误</w:t>
      </w:r>
      <w:r>
        <w:rPr>
          <w:rFonts w:hint="eastAsia" w:ascii="仿宋" w:hAnsi="仿宋" w:eastAsia="仿宋" w:cs="仿宋"/>
          <w:sz w:val="24"/>
          <w:szCs w:val="24"/>
          <w:lang w:eastAsia="zh-CN"/>
        </w:rPr>
        <w:t>【】</w:t>
      </w:r>
      <w:r>
        <w:rPr>
          <w:rFonts w:hint="eastAsia" w:ascii="仿宋" w:hAnsi="仿宋" w:eastAsia="仿宋" w:cs="仿宋"/>
          <w:sz w:val="24"/>
          <w:szCs w:val="24"/>
        </w:rPr>
        <w:t>天为限</w:t>
      </w:r>
      <w:r>
        <w:rPr>
          <w:rFonts w:hint="eastAsia" w:ascii="仿宋" w:hAnsi="仿宋" w:eastAsia="仿宋" w:cs="仿宋"/>
          <w:sz w:val="24"/>
          <w:szCs w:val="24"/>
          <w:lang w:eastAsia="zh-CN"/>
        </w:rPr>
        <w:t>）</w:t>
      </w:r>
      <w:r>
        <w:rPr>
          <w:rFonts w:hint="eastAsia" w:ascii="仿宋" w:hAnsi="仿宋" w:eastAsia="仿宋" w:cs="仿宋"/>
          <w:sz w:val="24"/>
          <w:szCs w:val="24"/>
        </w:rPr>
        <w:t>，除应承担本</w:t>
      </w:r>
      <w:r>
        <w:rPr>
          <w:rFonts w:hint="eastAsia" w:ascii="仿宋" w:hAnsi="仿宋" w:eastAsia="仿宋" w:cs="仿宋"/>
          <w:sz w:val="24"/>
          <w:szCs w:val="24"/>
          <w:lang w:eastAsia="zh-CN"/>
        </w:rPr>
        <w:t>合同</w:t>
      </w:r>
      <w:r>
        <w:rPr>
          <w:rFonts w:hint="eastAsia" w:ascii="仿宋" w:hAnsi="仿宋" w:eastAsia="仿宋" w:cs="仿宋"/>
          <w:sz w:val="24"/>
          <w:szCs w:val="24"/>
        </w:rPr>
        <w:t>约定违约金外甲方根据实际情况有权派其他班组充实乙方的施工人员，所发生的一切费用及损</w:t>
      </w:r>
    </w:p>
    <w:p w14:paraId="3F2F563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失均由乙方承担。</w:t>
      </w:r>
    </w:p>
    <w:p w14:paraId="484A091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如出现非乙方原因造成乙方无法施工</w:t>
      </w:r>
      <w:r>
        <w:rPr>
          <w:rFonts w:hint="eastAsia" w:ascii="仿宋" w:hAnsi="仿宋" w:eastAsia="仿宋" w:cs="仿宋"/>
          <w:sz w:val="24"/>
          <w:szCs w:val="24"/>
          <w:lang w:eastAsia="zh-CN"/>
        </w:rPr>
        <w:t>（</w:t>
      </w:r>
      <w:r>
        <w:rPr>
          <w:rFonts w:hint="eastAsia" w:ascii="仿宋" w:hAnsi="仿宋" w:eastAsia="仿宋" w:cs="仿宋"/>
          <w:sz w:val="24"/>
          <w:szCs w:val="24"/>
        </w:rPr>
        <w:t>需在关键施工线路上</w:t>
      </w:r>
      <w:r>
        <w:rPr>
          <w:rFonts w:hint="eastAsia" w:ascii="仿宋" w:hAnsi="仿宋" w:eastAsia="仿宋" w:cs="仿宋"/>
          <w:sz w:val="24"/>
          <w:szCs w:val="24"/>
          <w:lang w:eastAsia="zh-CN"/>
        </w:rPr>
        <w:t>）</w:t>
      </w:r>
      <w:r>
        <w:rPr>
          <w:rFonts w:hint="eastAsia" w:ascii="仿宋" w:hAnsi="仿宋" w:eastAsia="仿宋" w:cs="仿宋"/>
          <w:sz w:val="24"/>
          <w:szCs w:val="24"/>
        </w:rPr>
        <w:t>，乙方应在24 小时内向甲方提出书面报告，经甲方认可后，可作为工期顺延的依据，但不得向甲方提出任何增加费用或索赔</w:t>
      </w:r>
      <w:r>
        <w:rPr>
          <w:rFonts w:hint="eastAsia" w:ascii="仿宋" w:hAnsi="仿宋" w:eastAsia="仿宋" w:cs="仿宋"/>
          <w:sz w:val="24"/>
          <w:szCs w:val="24"/>
          <w:lang w:eastAsia="zh-CN"/>
        </w:rPr>
        <w:t>（</w:t>
      </w:r>
      <w:r>
        <w:rPr>
          <w:rFonts w:hint="eastAsia" w:ascii="仿宋" w:hAnsi="仿宋" w:eastAsia="仿宋" w:cs="仿宋"/>
          <w:sz w:val="24"/>
          <w:szCs w:val="24"/>
        </w:rPr>
        <w:t>甲方签证同意除外</w:t>
      </w:r>
      <w:r>
        <w:rPr>
          <w:rFonts w:hint="eastAsia" w:ascii="仿宋" w:hAnsi="仿宋" w:eastAsia="仿宋" w:cs="仿宋"/>
          <w:sz w:val="24"/>
          <w:szCs w:val="24"/>
          <w:lang w:eastAsia="zh-CN"/>
        </w:rPr>
        <w:t>）</w:t>
      </w:r>
      <w:r>
        <w:rPr>
          <w:rFonts w:hint="eastAsia" w:ascii="仿宋" w:hAnsi="仿宋" w:eastAsia="仿宋" w:cs="仿宋"/>
          <w:sz w:val="24"/>
          <w:szCs w:val="24"/>
        </w:rPr>
        <w:t>。若乙方在影响工期的事件发生后3日内仍未向甲方提出工期顺延申请的，视为放弃工期顺延的权利工期不予顺延。</w:t>
      </w:r>
    </w:p>
    <w:p w14:paraId="05EE63B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本工程工期若由于</w:t>
      </w:r>
      <w:r>
        <w:rPr>
          <w:rFonts w:hint="eastAsia" w:ascii="仿宋" w:hAnsi="仿宋" w:eastAsia="仿宋" w:cs="仿宋"/>
          <w:sz w:val="24"/>
          <w:szCs w:val="24"/>
          <w:lang w:eastAsia="zh-CN"/>
        </w:rPr>
        <w:t>甲方</w:t>
      </w:r>
      <w:r>
        <w:rPr>
          <w:rFonts w:hint="eastAsia" w:ascii="仿宋" w:hAnsi="仿宋" w:eastAsia="仿宋" w:cs="仿宋"/>
          <w:sz w:val="24"/>
          <w:szCs w:val="24"/>
        </w:rPr>
        <w:t>或其他原因提前或整体滞后，如出现长期停工情况，乙方应按照甲方要求减少或撤退施工人员，待再次开工时，甲方根据实际情况提前 3 天通知乙方</w:t>
      </w:r>
      <w:r>
        <w:rPr>
          <w:rFonts w:hint="eastAsia" w:ascii="仿宋" w:hAnsi="仿宋" w:eastAsia="仿宋" w:cs="仿宋"/>
          <w:sz w:val="24"/>
          <w:szCs w:val="24"/>
          <w:lang w:eastAsia="zh-CN"/>
        </w:rPr>
        <w:t>，</w:t>
      </w:r>
      <w:r>
        <w:rPr>
          <w:rFonts w:hint="eastAsia" w:ascii="仿宋" w:hAnsi="仿宋" w:eastAsia="仿宋" w:cs="仿宋"/>
          <w:sz w:val="24"/>
          <w:szCs w:val="24"/>
        </w:rPr>
        <w:t>方须及时安排工地所需施工人员进场。如乙方不能合理、及时、按需安排施工人员进场施工而使工期整体延误，给工程项目造成的一切损失，甲方有权依据实际损失情况，在乙方已完成的工程量结算款中扣除。</w:t>
      </w:r>
    </w:p>
    <w:p w14:paraId="6B2475F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因乙方原因延误工期或影响工种之间的相互协调、配合进度，甲方有权单独另委派其它班组施工，各种费用及工资均由乙方承担并在乙方当次工程款中双倍扣除</w:t>
      </w:r>
      <w:r>
        <w:rPr>
          <w:rFonts w:hint="eastAsia" w:ascii="仿宋" w:hAnsi="仿宋" w:eastAsia="仿宋" w:cs="仿宋"/>
          <w:sz w:val="24"/>
          <w:szCs w:val="24"/>
          <w:lang w:eastAsia="zh-CN"/>
        </w:rPr>
        <w:t>（</w:t>
      </w:r>
      <w:r>
        <w:rPr>
          <w:rFonts w:hint="eastAsia" w:ascii="仿宋" w:hAnsi="仿宋" w:eastAsia="仿宋" w:cs="仿宋"/>
          <w:sz w:val="24"/>
          <w:szCs w:val="24"/>
        </w:rPr>
        <w:t>包括其它工种误工费及其它设备和周转材料等费用</w:t>
      </w:r>
      <w:r>
        <w:rPr>
          <w:rFonts w:hint="eastAsia" w:ascii="仿宋" w:hAnsi="仿宋" w:eastAsia="仿宋" w:cs="仿宋"/>
          <w:sz w:val="24"/>
          <w:szCs w:val="24"/>
          <w:lang w:eastAsia="zh-CN"/>
        </w:rPr>
        <w:t>）</w:t>
      </w:r>
      <w:r>
        <w:rPr>
          <w:rFonts w:hint="eastAsia" w:ascii="仿宋" w:hAnsi="仿宋" w:eastAsia="仿宋" w:cs="仿宋"/>
          <w:sz w:val="24"/>
          <w:szCs w:val="24"/>
        </w:rPr>
        <w:t>。因乙方原因导致工程不能按合同工期竣工或超出发包方</w:t>
      </w:r>
      <w:r>
        <w:rPr>
          <w:rFonts w:hint="eastAsia" w:ascii="仿宋" w:hAnsi="仿宋" w:eastAsia="仿宋" w:cs="仿宋"/>
          <w:sz w:val="24"/>
          <w:szCs w:val="24"/>
          <w:lang w:eastAsia="zh-CN"/>
        </w:rPr>
        <w:t>（</w:t>
      </w:r>
      <w:r>
        <w:rPr>
          <w:rFonts w:hint="eastAsia" w:ascii="仿宋" w:hAnsi="仿宋" w:eastAsia="仿宋" w:cs="仿宋"/>
          <w:sz w:val="24"/>
          <w:szCs w:val="24"/>
        </w:rPr>
        <w:t>视具体项目可能为业主、土建总包单位等工程的发包人，以下统称为“发包方”</w:t>
      </w:r>
      <w:r>
        <w:rPr>
          <w:rFonts w:hint="eastAsia" w:ascii="仿宋" w:hAnsi="仿宋" w:eastAsia="仿宋" w:cs="仿宋"/>
          <w:sz w:val="24"/>
          <w:szCs w:val="24"/>
          <w:lang w:eastAsia="zh-CN"/>
        </w:rPr>
        <w:t>）</w:t>
      </w:r>
      <w:r>
        <w:rPr>
          <w:rFonts w:hint="eastAsia" w:ascii="仿宋" w:hAnsi="仿宋" w:eastAsia="仿宋" w:cs="仿宋"/>
          <w:sz w:val="24"/>
          <w:szCs w:val="24"/>
        </w:rPr>
        <w:t>、甲方同意顺延的工期竣工，乙</w:t>
      </w:r>
      <w:r>
        <w:rPr>
          <w:rFonts w:hint="eastAsia" w:ascii="仿宋" w:hAnsi="仿宋" w:eastAsia="仿宋" w:cs="仿宋"/>
          <w:sz w:val="24"/>
          <w:szCs w:val="24"/>
          <w:lang w:val="en-US" w:eastAsia="zh-CN"/>
        </w:rPr>
        <w:t>方应承担下列违约责任：</w:t>
      </w:r>
    </w:p>
    <w:p w14:paraId="41E2A48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总工期逾期</w:t>
      </w:r>
      <w:r>
        <w:rPr>
          <w:rFonts w:hint="eastAsia" w:ascii="仿宋" w:hAnsi="仿宋" w:eastAsia="仿宋" w:cs="仿宋"/>
          <w:sz w:val="24"/>
          <w:szCs w:val="24"/>
          <w:lang w:eastAsia="zh-CN"/>
        </w:rPr>
        <w:t>：</w:t>
      </w:r>
      <w:r>
        <w:rPr>
          <w:rFonts w:hint="eastAsia" w:ascii="仿宋" w:hAnsi="仿宋" w:eastAsia="仿宋" w:cs="仿宋"/>
          <w:sz w:val="24"/>
          <w:szCs w:val="24"/>
        </w:rPr>
        <w:t>若因乙方原因造成逾期竣工，每逾期一天按合同总金额万分之</w:t>
      </w:r>
      <w:r>
        <w:rPr>
          <w:rFonts w:hint="eastAsia" w:ascii="仿宋" w:hAnsi="仿宋" w:eastAsia="仿宋" w:cs="仿宋"/>
          <w:sz w:val="24"/>
          <w:szCs w:val="24"/>
          <w:lang w:eastAsia="zh-CN"/>
        </w:rPr>
        <w:t>【】</w:t>
      </w:r>
      <w:r>
        <w:rPr>
          <w:rFonts w:hint="eastAsia" w:ascii="仿宋" w:hAnsi="仿宋" w:eastAsia="仿宋" w:cs="仿宋"/>
          <w:sz w:val="24"/>
          <w:szCs w:val="24"/>
        </w:rPr>
        <w:t>承担逾期违约金</w:t>
      </w:r>
      <w:r>
        <w:rPr>
          <w:rFonts w:hint="eastAsia" w:ascii="仿宋" w:hAnsi="仿宋" w:eastAsia="仿宋" w:cs="仿宋"/>
          <w:sz w:val="24"/>
          <w:szCs w:val="24"/>
          <w:lang w:eastAsia="zh-CN"/>
        </w:rPr>
        <w:t>（</w:t>
      </w:r>
      <w:r>
        <w:rPr>
          <w:rFonts w:hint="eastAsia" w:ascii="仿宋" w:hAnsi="仿宋" w:eastAsia="仿宋" w:cs="仿宋"/>
          <w:sz w:val="24"/>
          <w:szCs w:val="24"/>
        </w:rPr>
        <w:t>且最低不低于每日壹</w:t>
      </w:r>
      <w:r>
        <w:rPr>
          <w:rFonts w:hint="eastAsia" w:ascii="仿宋" w:hAnsi="仿宋" w:eastAsia="仿宋" w:cs="仿宋"/>
          <w:sz w:val="24"/>
          <w:szCs w:val="24"/>
          <w:lang w:eastAsia="zh-CN"/>
        </w:rPr>
        <w:t>【】</w:t>
      </w:r>
      <w:r>
        <w:rPr>
          <w:rFonts w:hint="eastAsia" w:ascii="仿宋" w:hAnsi="仿宋" w:eastAsia="仿宋" w:cs="仿宋"/>
          <w:sz w:val="24"/>
          <w:szCs w:val="24"/>
        </w:rPr>
        <w:t>万元</w:t>
      </w:r>
      <w:r>
        <w:rPr>
          <w:rFonts w:hint="eastAsia" w:ascii="仿宋" w:hAnsi="仿宋" w:eastAsia="仿宋" w:cs="仿宋"/>
          <w:sz w:val="24"/>
          <w:szCs w:val="24"/>
          <w:lang w:eastAsia="zh-CN"/>
        </w:rPr>
        <w:t>）</w:t>
      </w:r>
      <w:r>
        <w:rPr>
          <w:rFonts w:hint="eastAsia" w:ascii="仿宋" w:hAnsi="仿宋" w:eastAsia="仿宋" w:cs="仿宋"/>
          <w:sz w:val="24"/>
          <w:szCs w:val="24"/>
        </w:rPr>
        <w:t>，并承担包括甲方因遭受到发包人给予的处罚</w:t>
      </w:r>
      <w:r>
        <w:rPr>
          <w:rFonts w:hint="eastAsia" w:ascii="仿宋" w:hAnsi="仿宋" w:eastAsia="仿宋" w:cs="仿宋"/>
          <w:sz w:val="24"/>
          <w:szCs w:val="24"/>
          <w:lang w:eastAsia="zh-CN"/>
        </w:rPr>
        <w:t>；</w:t>
      </w:r>
    </w:p>
    <w:p w14:paraId="544AEBB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节点工程逾期</w:t>
      </w:r>
      <w:r>
        <w:rPr>
          <w:rFonts w:hint="eastAsia" w:ascii="仿宋" w:hAnsi="仿宋" w:eastAsia="仿宋" w:cs="仿宋"/>
          <w:sz w:val="24"/>
          <w:szCs w:val="24"/>
          <w:lang w:eastAsia="zh-CN"/>
        </w:rPr>
        <w:t>：</w:t>
      </w:r>
      <w:r>
        <w:rPr>
          <w:rFonts w:hint="eastAsia" w:ascii="仿宋" w:hAnsi="仿宋" w:eastAsia="仿宋" w:cs="仿宋"/>
          <w:sz w:val="24"/>
          <w:szCs w:val="24"/>
        </w:rPr>
        <w:t>若节点工期发生延误，每逾期一天按每日</w:t>
      </w:r>
      <w:r>
        <w:rPr>
          <w:rFonts w:hint="eastAsia" w:ascii="仿宋" w:hAnsi="仿宋" w:eastAsia="仿宋" w:cs="仿宋"/>
          <w:sz w:val="24"/>
          <w:szCs w:val="24"/>
          <w:lang w:eastAsia="zh-CN"/>
        </w:rPr>
        <w:t>【】</w:t>
      </w:r>
      <w:r>
        <w:rPr>
          <w:rFonts w:hint="eastAsia" w:ascii="仿宋" w:hAnsi="仿宋" w:eastAsia="仿宋" w:cs="仿宋"/>
          <w:sz w:val="24"/>
          <w:szCs w:val="24"/>
        </w:rPr>
        <w:t>元支付违约金，且甲方按各节点进行考核，可累计扣罚。若通过积极施工总工期最终能按期完成，对原节点的扣罚款项甲方可予以酌情减免。</w:t>
      </w:r>
    </w:p>
    <w:p w14:paraId="1857DAB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如乙方进度拖延在</w:t>
      </w:r>
      <w:r>
        <w:rPr>
          <w:rFonts w:hint="eastAsia" w:ascii="仿宋" w:hAnsi="仿宋" w:eastAsia="仿宋" w:cs="仿宋"/>
          <w:sz w:val="24"/>
          <w:szCs w:val="24"/>
          <w:lang w:eastAsia="zh-CN"/>
        </w:rPr>
        <w:t>【】</w:t>
      </w:r>
      <w:r>
        <w:rPr>
          <w:rFonts w:hint="eastAsia" w:ascii="仿宋" w:hAnsi="仿宋" w:eastAsia="仿宋" w:cs="仿宋"/>
          <w:sz w:val="24"/>
          <w:szCs w:val="24"/>
        </w:rPr>
        <w:t>天及以上</w:t>
      </w:r>
      <w:r>
        <w:rPr>
          <w:rFonts w:hint="eastAsia" w:ascii="仿宋" w:hAnsi="仿宋" w:eastAsia="仿宋" w:cs="仿宋"/>
          <w:sz w:val="24"/>
          <w:szCs w:val="24"/>
          <w:lang w:eastAsia="zh-CN"/>
        </w:rPr>
        <w:t>，</w:t>
      </w:r>
      <w:r>
        <w:rPr>
          <w:rFonts w:hint="eastAsia" w:ascii="仿宋" w:hAnsi="仿宋" w:eastAsia="仿宋" w:cs="仿宋"/>
          <w:sz w:val="24"/>
          <w:szCs w:val="24"/>
        </w:rPr>
        <w:t>或者质量达不到甲方要求且经整改仍未能达到要求的，甲方有权单方面解除本合同，乙方在接到通知后24小时内应无条件撤离本项目现场</w:t>
      </w:r>
      <w:r>
        <w:rPr>
          <w:rFonts w:hint="eastAsia" w:ascii="仿宋" w:hAnsi="仿宋" w:eastAsia="仿宋" w:cs="仿宋"/>
          <w:sz w:val="24"/>
          <w:szCs w:val="24"/>
          <w:lang w:eastAsia="zh-CN"/>
        </w:rPr>
        <w:t>，</w:t>
      </w:r>
      <w:r>
        <w:rPr>
          <w:rFonts w:hint="eastAsia" w:ascii="仿宋" w:hAnsi="仿宋" w:eastAsia="仿宋" w:cs="仿宋"/>
          <w:sz w:val="24"/>
          <w:szCs w:val="24"/>
        </w:rPr>
        <w:t>逾期撤场则按本合同约定的工期延误违约金的二倍支付逾期撤场违约金</w:t>
      </w:r>
      <w:r>
        <w:rPr>
          <w:rFonts w:hint="eastAsia" w:ascii="仿宋" w:hAnsi="仿宋" w:eastAsia="仿宋" w:cs="仿宋"/>
          <w:sz w:val="24"/>
          <w:szCs w:val="24"/>
          <w:lang w:eastAsia="zh-CN"/>
        </w:rPr>
        <w:t>。</w:t>
      </w:r>
    </w:p>
    <w:p w14:paraId="124A7D3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竣工验收</w:t>
      </w:r>
    </w:p>
    <w:p w14:paraId="4B002A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工程具备竣工验收条件时，由甲方通知发包人进行验收，按发包人</w:t>
      </w:r>
      <w:r>
        <w:rPr>
          <w:rFonts w:hint="eastAsia" w:ascii="仿宋" w:hAnsi="仿宋" w:eastAsia="仿宋" w:cs="仿宋"/>
          <w:sz w:val="24"/>
          <w:szCs w:val="24"/>
          <w:lang w:eastAsia="zh-CN"/>
        </w:rPr>
        <w:t>（</w:t>
      </w:r>
      <w:r>
        <w:rPr>
          <w:rFonts w:hint="eastAsia" w:ascii="仿宋" w:hAnsi="仿宋" w:eastAsia="仿宋" w:cs="仿宋"/>
          <w:sz w:val="24"/>
          <w:szCs w:val="24"/>
        </w:rPr>
        <w:t>建设单位</w:t>
      </w:r>
      <w:r>
        <w:rPr>
          <w:rFonts w:hint="eastAsia" w:ascii="仿宋" w:hAnsi="仿宋" w:eastAsia="仿宋" w:cs="仿宋"/>
          <w:sz w:val="24"/>
          <w:szCs w:val="24"/>
          <w:lang w:eastAsia="zh-CN"/>
        </w:rPr>
        <w:t>）</w:t>
      </w:r>
      <w:r>
        <w:rPr>
          <w:rFonts w:hint="eastAsia" w:ascii="仿宋" w:hAnsi="仿宋" w:eastAsia="仿宋" w:cs="仿宋"/>
          <w:sz w:val="24"/>
          <w:szCs w:val="24"/>
        </w:rPr>
        <w:t>要求的验收期限及程序组织验收，乙方予以配合，凡竣工验收未能通过且属乙方原因造成的，乙方负责立即修复并承担全部费用。乙方的竣工日期以甲方向乙方出具验收合格证明上注明的日期为准。如甲方未出具验收合格证明的，以发包人向甲方出具的竣工验收合格记录或类似的书面资料上注明的竣工日期为准。</w:t>
      </w:r>
    </w:p>
    <w:p w14:paraId="1F5D57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工程质量保修</w:t>
      </w:r>
    </w:p>
    <w:p w14:paraId="79BC61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负责施工、安装的工程如出现质量问题时，乙方必须负责维修，乙方必须在接到维修通知后24小时内安排人员到场维修，乙方不在约定期限内维修或经通知后不进行维修的，甲方可自行或委托他人维修，费用从工程款或保修金内扣除</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且乙方应按维修费用的 20%向甲方支付违约金</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，不足部分甲方有权向乙方追偿。</w:t>
      </w:r>
    </w:p>
    <w:p w14:paraId="73A18E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合同解除、违约责任及处罚</w:t>
      </w:r>
    </w:p>
    <w:p w14:paraId="66965D3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如发生以下情形，甲方有权随时解除合同并追究乙方的违约责任</w:t>
      </w:r>
      <w:r>
        <w:rPr>
          <w:rFonts w:hint="eastAsia" w:ascii="仿宋" w:hAnsi="仿宋" w:eastAsia="仿宋" w:cs="仿宋"/>
          <w:b w:val="0"/>
          <w:bCs w:val="0"/>
          <w:sz w:val="24"/>
          <w:szCs w:val="24"/>
          <w:lang w:eastAsia="zh-CN"/>
        </w:rPr>
        <w:t>：</w:t>
      </w:r>
    </w:p>
    <w:p w14:paraId="4C3C63C1">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未经甲方允许，乙方擅自与发包人或监理工程师发生直接工作联系的</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包括直接发函、直接接受发包人或监理的指令等</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w:t>
      </w:r>
    </w:p>
    <w:p w14:paraId="247BCBD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因乙方原因拖延施工进度或逾期竣工超过 5日的</w:t>
      </w:r>
      <w:r>
        <w:rPr>
          <w:rFonts w:hint="eastAsia" w:ascii="仿宋" w:hAnsi="仿宋" w:eastAsia="仿宋" w:cs="仿宋"/>
          <w:b w:val="0"/>
          <w:bCs w:val="0"/>
          <w:sz w:val="24"/>
          <w:szCs w:val="24"/>
          <w:lang w:eastAsia="zh-CN"/>
        </w:rPr>
        <w:t>；</w:t>
      </w:r>
    </w:p>
    <w:p w14:paraId="0778334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工程质量达不到约定的质量标准并经返工后仍不符合质量要求的</w:t>
      </w:r>
      <w:r>
        <w:rPr>
          <w:rFonts w:hint="eastAsia" w:ascii="仿宋" w:hAnsi="仿宋" w:eastAsia="仿宋" w:cs="仿宋"/>
          <w:b w:val="0"/>
          <w:bCs w:val="0"/>
          <w:sz w:val="24"/>
          <w:szCs w:val="24"/>
          <w:lang w:eastAsia="zh-CN"/>
        </w:rPr>
        <w:t>；</w:t>
      </w:r>
    </w:p>
    <w:p w14:paraId="0A6F9BF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因乙方或班组自身管理不善、技术装备落后、不具备施工能力的等原因，造成连续三个月所产生的效益不足以支付其工人工资的，出现工人因工资问题上访闹事或围堵政府、甲方、建设单位办公、公共场所的</w:t>
      </w:r>
      <w:r>
        <w:rPr>
          <w:rFonts w:hint="eastAsia" w:ascii="仿宋" w:hAnsi="仿宋" w:eastAsia="仿宋" w:cs="仿宋"/>
          <w:b w:val="0"/>
          <w:bCs w:val="0"/>
          <w:sz w:val="24"/>
          <w:szCs w:val="24"/>
          <w:lang w:eastAsia="zh-CN"/>
        </w:rPr>
        <w:t>；</w:t>
      </w:r>
    </w:p>
    <w:p w14:paraId="134254B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乙方无合理理由拒不服从甲方现场管理或乙方被业主、监理单位、政府部门勒令退出现场的</w:t>
      </w:r>
      <w:r>
        <w:rPr>
          <w:rFonts w:hint="eastAsia" w:ascii="仿宋" w:hAnsi="仿宋" w:eastAsia="仿宋" w:cs="仿宋"/>
          <w:b w:val="0"/>
          <w:bCs w:val="0"/>
          <w:sz w:val="24"/>
          <w:szCs w:val="24"/>
          <w:lang w:eastAsia="zh-CN"/>
        </w:rPr>
        <w:t>；</w:t>
      </w:r>
    </w:p>
    <w:p w14:paraId="2E25E7F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因乙方原因导致重大安全事故，导致人员重伤或死亡的</w:t>
      </w:r>
      <w:r>
        <w:rPr>
          <w:rFonts w:hint="eastAsia" w:ascii="仿宋" w:hAnsi="仿宋" w:eastAsia="仿宋" w:cs="仿宋"/>
          <w:b w:val="0"/>
          <w:bCs w:val="0"/>
          <w:sz w:val="24"/>
          <w:szCs w:val="24"/>
          <w:lang w:eastAsia="zh-CN"/>
        </w:rPr>
        <w:t>；</w:t>
      </w:r>
    </w:p>
    <w:p w14:paraId="6578714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乙</w:t>
      </w:r>
      <w:r>
        <w:rPr>
          <w:rFonts w:hint="eastAsia" w:ascii="仿宋" w:hAnsi="仿宋" w:eastAsia="仿宋" w:cs="仿宋"/>
          <w:b w:val="0"/>
          <w:bCs w:val="0"/>
          <w:sz w:val="24"/>
          <w:szCs w:val="24"/>
        </w:rPr>
        <w:t>方不行合同义务或不按合同约定履行义务的其他情况，经甲方书面联系后仍无改善的</w:t>
      </w:r>
      <w:r>
        <w:rPr>
          <w:rFonts w:hint="eastAsia" w:ascii="仿宋" w:hAnsi="仿宋" w:eastAsia="仿宋" w:cs="仿宋"/>
          <w:b w:val="0"/>
          <w:bCs w:val="0"/>
          <w:sz w:val="24"/>
          <w:szCs w:val="24"/>
          <w:lang w:eastAsia="zh-CN"/>
        </w:rPr>
        <w:t>。</w:t>
      </w:r>
    </w:p>
    <w:p w14:paraId="0051279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因乙方原因导致合同解除的</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乙方人员及施工设备必须于接到甲方解除</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通知后</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 xml:space="preserve">日内无条件退场，并向甲方或甲方指定管理人移交工程，逾期未移交的，每逾期一日，乙方向甲方支付违约金 20000 </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元。乙方已完成的合格部分的</w:t>
      </w:r>
      <w:r>
        <w:rPr>
          <w:rFonts w:hint="eastAsia" w:ascii="仿宋" w:hAnsi="仿宋" w:eastAsia="仿宋" w:cs="仿宋"/>
          <w:b w:val="0"/>
          <w:bCs w:val="0"/>
          <w:sz w:val="24"/>
          <w:szCs w:val="24"/>
          <w:lang w:val="en-US" w:eastAsia="zh-CN"/>
        </w:rPr>
        <w:t>工</w:t>
      </w:r>
      <w:r>
        <w:rPr>
          <w:rFonts w:hint="eastAsia" w:ascii="仿宋" w:hAnsi="仿宋" w:eastAsia="仿宋" w:cs="仿宋"/>
          <w:b w:val="0"/>
          <w:bCs w:val="0"/>
          <w:sz w:val="24"/>
          <w:szCs w:val="24"/>
        </w:rPr>
        <w:t>程量价款，参照本合同约定的价款方式予以结算。</w:t>
      </w:r>
    </w:p>
    <w:p w14:paraId="1FA24C3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乙方无故解除合同的或施工过程中拒不履行合同或擅自退场的，则无权要求甲方支付剩余的工程款，且需按本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总价的 10%向甲方支付违约金，并赔偿给甲方造成的损失</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包括但不限于工程建设单位、总包单位对甲方的索赔等</w:t>
      </w:r>
      <w:r>
        <w:rPr>
          <w:rFonts w:hint="eastAsia" w:ascii="仿宋" w:hAnsi="仿宋" w:eastAsia="仿宋" w:cs="仿宋"/>
          <w:b w:val="0"/>
          <w:bCs w:val="0"/>
          <w:sz w:val="24"/>
          <w:szCs w:val="24"/>
          <w:lang w:eastAsia="zh-CN"/>
        </w:rPr>
        <w:t>）。</w:t>
      </w:r>
    </w:p>
    <w:p w14:paraId="6969853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乙方应承担的赔偿金及违约金及其他各项费用，甲方均可在应付乙方的款项中抵扣，不足部分另行追偿。</w:t>
      </w:r>
    </w:p>
    <w:p w14:paraId="2085CD6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乙方知晓并同意，因乙方违约将对甲方造成不可挽回的损失，本合同下所有因乙方违约产生的违约金乙方不得申请法院或仲裁机构调减。</w:t>
      </w:r>
    </w:p>
    <w:p w14:paraId="097A80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保密义务</w:t>
      </w:r>
    </w:p>
    <w:p w14:paraId="37C65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乙方负有保密义务</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在任何情况下均不得将该</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中的内容透露给与甲乙双方之外的第三人，乙方赔偿由此给甲方造成的损失。</w:t>
      </w:r>
    </w:p>
    <w:p w14:paraId="4602FC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通知与送达</w:t>
      </w:r>
    </w:p>
    <w:p w14:paraId="67114DF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3310B12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双方确认，乙方代表人的联系方式及地址可作为人民法院送达诉讼文书（含一审、二审、再审、执行等全部程序）的确认地址。同时，乙方同意在发生相关纠纷时可以采用短信、电子送达方式。</w:t>
      </w:r>
    </w:p>
    <w:p w14:paraId="29DB10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其他未尽事宜，如有发生，原则上协商解决</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如有争议协商不成，可向甲方住所地人民法院提起诉讼。因乙方违约导致甲方诉讼的，诉讼费、律师费、保全费、保全担保费等均由乙方承担。</w:t>
      </w:r>
    </w:p>
    <w:p w14:paraId="080A51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壹式肆份，甲方叁份，乙方壹份，自双方盖章后即生效，甲乙双方履行完</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书约定的全部义务后，本</w:t>
      </w:r>
      <w:r>
        <w:rPr>
          <w:rFonts w:hint="eastAsia" w:ascii="仿宋" w:hAnsi="仿宋" w:eastAsia="仿宋" w:cs="仿宋"/>
          <w:b w:val="0"/>
          <w:bCs w:val="0"/>
          <w:sz w:val="24"/>
          <w:szCs w:val="24"/>
          <w:lang w:eastAsia="zh-CN"/>
        </w:rPr>
        <w:t>合同</w:t>
      </w:r>
      <w:r>
        <w:rPr>
          <w:rFonts w:hint="eastAsia" w:ascii="仿宋" w:hAnsi="仿宋" w:eastAsia="仿宋" w:cs="仿宋"/>
          <w:b w:val="0"/>
          <w:bCs w:val="0"/>
          <w:sz w:val="24"/>
          <w:szCs w:val="24"/>
        </w:rPr>
        <w:t>书即告终止。</w:t>
      </w:r>
    </w:p>
    <w:p w14:paraId="6AA653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r>
        <w:rPr>
          <w:rFonts w:hint="eastAsia" w:ascii="仿宋" w:hAnsi="仿宋" w:eastAsia="仿宋" w:cs="仿宋"/>
          <w:b/>
          <w:bCs/>
          <w:sz w:val="24"/>
          <w:szCs w:val="24"/>
          <w:lang w:eastAsia="zh-CN"/>
        </w:rPr>
        <w:t>（</w:t>
      </w:r>
      <w:r>
        <w:rPr>
          <w:rFonts w:hint="eastAsia" w:ascii="仿宋" w:hAnsi="仿宋" w:eastAsia="仿宋" w:cs="仿宋"/>
          <w:b/>
          <w:bCs/>
          <w:sz w:val="24"/>
          <w:szCs w:val="24"/>
          <w:lang w:val="en-US" w:eastAsia="zh-CN"/>
        </w:rPr>
        <w:t>以下无正文</w:t>
      </w:r>
      <w:r>
        <w:rPr>
          <w:rFonts w:hint="eastAsia" w:ascii="仿宋" w:hAnsi="仿宋" w:eastAsia="仿宋" w:cs="仿宋"/>
          <w:b/>
          <w:bCs/>
          <w:sz w:val="24"/>
          <w:szCs w:val="24"/>
          <w:lang w:eastAsia="zh-CN"/>
        </w:rPr>
        <w:t>）</w:t>
      </w:r>
    </w:p>
    <w:p w14:paraId="68F8D2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p>
    <w:p w14:paraId="0682ADE2">
      <w:pPr>
        <w:spacing w:line="360" w:lineRule="auto"/>
        <w:ind w:firstLine="482" w:firstLineChars="200"/>
        <w:rPr>
          <w:ins w:id="0" w:author="徐振成" w:date="2023-12-20T11:00:00Z"/>
          <w:rFonts w:hint="eastAsia" w:ascii="仿宋" w:hAnsi="仿宋" w:eastAsia="仿宋" w:cs="仿宋"/>
          <w:b/>
          <w:bCs/>
          <w:sz w:val="24"/>
        </w:rPr>
      </w:pPr>
    </w:p>
    <w:p w14:paraId="655D3398">
      <w:pPr>
        <w:spacing w:line="360" w:lineRule="auto"/>
        <w:ind w:firstLine="482" w:firstLineChars="200"/>
        <w:rPr>
          <w:ins w:id="1" w:author="徐振成" w:date="2023-12-20T11:00:00Z"/>
          <w:rFonts w:hint="eastAsia" w:ascii="仿宋" w:hAnsi="仿宋" w:eastAsia="仿宋" w:cs="仿宋"/>
          <w:sz w:val="24"/>
          <w:u w:val="single"/>
        </w:rPr>
      </w:pPr>
      <w:ins w:id="2" w:author="徐振成" w:date="2023-12-20T11:00:00Z">
        <w:r>
          <w:rPr>
            <w:rFonts w:hint="eastAsia" w:ascii="仿宋" w:hAnsi="仿宋" w:eastAsia="仿宋" w:cs="仿宋"/>
            <w:b/>
            <w:bCs/>
            <w:sz w:val="24"/>
          </w:rPr>
          <w:t>甲方：</w:t>
        </w:r>
      </w:ins>
      <w:ins w:id="3" w:author="徐振成" w:date="2023-12-20T11:00:00Z">
        <w:r>
          <w:rPr>
            <w:rFonts w:hint="eastAsia" w:ascii="仿宋" w:hAnsi="仿宋" w:eastAsia="仿宋" w:cs="仿宋"/>
            <w:sz w:val="24"/>
            <w:lang w:val="en-US" w:eastAsia="zh-CN"/>
          </w:rPr>
          <w:t>浙江沃乐科技有限公司</w:t>
        </w:r>
      </w:ins>
      <w:ins w:id="4" w:author="徐振成" w:date="2023-12-20T11:00:00Z">
        <w:r>
          <w:rPr>
            <w:rFonts w:hint="eastAsia" w:ascii="仿宋" w:hAnsi="仿宋" w:eastAsia="仿宋" w:cs="仿宋"/>
            <w:sz w:val="24"/>
          </w:rPr>
          <w:t xml:space="preserve">            </w:t>
        </w:r>
      </w:ins>
      <w:ins w:id="5" w:author="徐振成" w:date="2023-12-20T11:00:00Z">
        <w:r>
          <w:rPr>
            <w:rFonts w:hint="eastAsia" w:ascii="仿宋" w:hAnsi="仿宋" w:eastAsia="仿宋" w:cs="仿宋"/>
            <w:b/>
            <w:bCs/>
            <w:sz w:val="24"/>
            <w:lang w:val="en-US" w:eastAsia="zh-CN"/>
          </w:rPr>
          <w:t xml:space="preserve">  </w:t>
        </w:r>
      </w:ins>
      <w:ins w:id="6" w:author="徐振成" w:date="2023-12-20T11:00:00Z">
        <w:r>
          <w:rPr>
            <w:rFonts w:hint="eastAsia" w:ascii="仿宋" w:hAnsi="仿宋" w:eastAsia="仿宋" w:cs="仿宋"/>
            <w:b/>
            <w:bCs/>
            <w:sz w:val="24"/>
          </w:rPr>
          <w:t>乙方：</w:t>
        </w:r>
      </w:ins>
      <w:ins w:id="7" w:author="徐振成" w:date="2023-12-20T11:00:00Z">
        <w:r>
          <w:rPr>
            <w:rFonts w:hint="eastAsia" w:ascii="仿宋" w:hAnsi="仿宋" w:eastAsia="仿宋" w:cs="仿宋"/>
            <w:sz w:val="24"/>
            <w:u w:val="single"/>
          </w:rPr>
          <w:t xml:space="preserve">                </w:t>
        </w:r>
      </w:ins>
    </w:p>
    <w:p w14:paraId="79D1C97E">
      <w:pPr>
        <w:spacing w:line="360" w:lineRule="auto"/>
        <w:ind w:firstLine="480" w:firstLineChars="200"/>
        <w:rPr>
          <w:ins w:id="8" w:author="徐振成" w:date="2023-12-20T11:00:00Z"/>
          <w:rFonts w:hint="eastAsia" w:ascii="仿宋" w:hAnsi="仿宋" w:eastAsia="仿宋" w:cs="仿宋"/>
          <w:sz w:val="24"/>
        </w:rPr>
      </w:pPr>
    </w:p>
    <w:p w14:paraId="23C4B14C">
      <w:pPr>
        <w:spacing w:line="360" w:lineRule="auto"/>
        <w:ind w:firstLine="480" w:firstLineChars="200"/>
        <w:rPr>
          <w:ins w:id="9" w:author="徐振成" w:date="2023-12-20T11:00:00Z"/>
          <w:rFonts w:hint="eastAsia" w:ascii="仿宋" w:hAnsi="仿宋" w:eastAsia="仿宋" w:cs="仿宋"/>
          <w:sz w:val="24"/>
          <w:u w:val="single"/>
          <w:lang w:val="en-US" w:eastAsia="zh-CN"/>
        </w:rPr>
      </w:pPr>
      <w:ins w:id="10" w:author="徐振成" w:date="2023-12-20T11:00:00Z">
        <w:r>
          <w:rPr>
            <w:rFonts w:hint="eastAsia" w:ascii="仿宋" w:hAnsi="仿宋" w:eastAsia="仿宋" w:cs="仿宋"/>
            <w:sz w:val="24"/>
            <w:lang w:val="en-US" w:eastAsia="zh-CN"/>
          </w:rPr>
          <w:t>授权</w:t>
        </w:r>
      </w:ins>
      <w:ins w:id="11" w:author="徐振成" w:date="2023-12-20T11:00:00Z">
        <w:r>
          <w:rPr>
            <w:rFonts w:hint="eastAsia" w:ascii="仿宋" w:hAnsi="仿宋" w:eastAsia="仿宋" w:cs="仿宋"/>
            <w:sz w:val="24"/>
          </w:rPr>
          <w:t>代表：</w:t>
        </w:r>
      </w:ins>
      <w:ins w:id="12" w:author="徐振成" w:date="2023-12-20T11:00:00Z">
        <w:r>
          <w:rPr>
            <w:rFonts w:hint="eastAsia" w:ascii="仿宋" w:hAnsi="仿宋" w:eastAsia="仿宋" w:cs="仿宋"/>
            <w:sz w:val="24"/>
            <w:u w:val="single"/>
          </w:rPr>
          <w:t xml:space="preserve">   </w:t>
        </w:r>
      </w:ins>
      <w:ins w:id="13" w:author="徐振成" w:date="2023-12-20T11:00:00Z">
        <w:r>
          <w:rPr>
            <w:rFonts w:hint="eastAsia" w:ascii="仿宋" w:hAnsi="仿宋" w:eastAsia="仿宋" w:cs="仿宋"/>
            <w:sz w:val="24"/>
            <w:u w:val="single"/>
            <w:lang w:val="en-US" w:eastAsia="zh-CN"/>
          </w:rPr>
          <w:t xml:space="preserve">         </w:t>
        </w:r>
      </w:ins>
      <w:ins w:id="14" w:author="徐振成" w:date="2023-12-20T11:00:00Z">
        <w:r>
          <w:rPr>
            <w:rFonts w:hint="eastAsia" w:ascii="仿宋" w:hAnsi="仿宋" w:eastAsia="仿宋" w:cs="仿宋"/>
            <w:sz w:val="24"/>
            <w:lang w:val="en-US" w:eastAsia="zh-CN"/>
          </w:rPr>
          <w:t xml:space="preserve">                  </w:t>
        </w:r>
      </w:ins>
      <w:ins w:id="15" w:author="徐振成" w:date="2023-12-20T11:00:00Z">
        <w:r>
          <w:rPr>
            <w:rFonts w:hint="eastAsia" w:ascii="仿宋" w:hAnsi="仿宋" w:eastAsia="仿宋" w:cs="仿宋"/>
            <w:sz w:val="24"/>
          </w:rPr>
          <w:t>授权代表</w:t>
        </w:r>
      </w:ins>
      <w:ins w:id="16" w:author="徐振成" w:date="2023-12-20T11:00:00Z">
        <w:r>
          <w:rPr>
            <w:rFonts w:hint="eastAsia" w:ascii="仿宋" w:hAnsi="仿宋" w:eastAsia="仿宋" w:cs="仿宋"/>
            <w:sz w:val="24"/>
            <w:lang w:eastAsia="zh-CN"/>
          </w:rPr>
          <w:t>：</w:t>
        </w:r>
      </w:ins>
      <w:ins w:id="17" w:author="徐振成" w:date="2023-12-20T11:00:00Z">
        <w:r>
          <w:rPr>
            <w:rFonts w:hint="eastAsia" w:ascii="仿宋" w:hAnsi="仿宋" w:eastAsia="仿宋" w:cs="仿宋"/>
            <w:sz w:val="24"/>
            <w:u w:val="single"/>
          </w:rPr>
          <w:t xml:space="preserve">    </w:t>
        </w:r>
      </w:ins>
      <w:ins w:id="18" w:author="徐振成" w:date="2023-12-20T11:00:00Z">
        <w:r>
          <w:rPr>
            <w:rFonts w:hint="eastAsia" w:ascii="仿宋" w:hAnsi="仿宋" w:eastAsia="仿宋" w:cs="仿宋"/>
            <w:sz w:val="24"/>
            <w:u w:val="single"/>
            <w:lang w:val="en-US" w:eastAsia="zh-CN"/>
          </w:rPr>
          <w:t xml:space="preserve">   </w:t>
        </w:r>
      </w:ins>
      <w:ins w:id="19" w:author="徐振成" w:date="2023-12-20T11:00:00Z">
        <w:r>
          <w:rPr>
            <w:rFonts w:hint="eastAsia" w:ascii="仿宋" w:hAnsi="仿宋" w:eastAsia="仿宋" w:cs="仿宋"/>
            <w:sz w:val="24"/>
            <w:u w:val="single"/>
          </w:rPr>
          <w:t xml:space="preserve">    </w:t>
        </w:r>
      </w:ins>
      <w:ins w:id="20" w:author="徐振成" w:date="2023-12-20T11:00:00Z">
        <w:r>
          <w:rPr>
            <w:rFonts w:hint="eastAsia" w:ascii="仿宋" w:hAnsi="仿宋" w:eastAsia="仿宋" w:cs="仿宋"/>
            <w:sz w:val="24"/>
            <w:u w:val="single"/>
            <w:lang w:val="en-US" w:eastAsia="zh-CN"/>
          </w:rPr>
          <w:t xml:space="preserve"> </w:t>
        </w:r>
      </w:ins>
    </w:p>
    <w:p w14:paraId="3875BD86">
      <w:pPr>
        <w:spacing w:line="360" w:lineRule="auto"/>
        <w:ind w:firstLine="480" w:firstLineChars="200"/>
        <w:rPr>
          <w:ins w:id="21" w:author="徐振成" w:date="2023-12-20T11:00:00Z"/>
          <w:rFonts w:hint="eastAsia" w:ascii="仿宋" w:hAnsi="仿宋" w:eastAsia="仿宋" w:cs="仿宋"/>
          <w:sz w:val="24"/>
        </w:rPr>
      </w:pPr>
    </w:p>
    <w:p w14:paraId="6D58077F">
      <w:pPr>
        <w:spacing w:line="360" w:lineRule="auto"/>
        <w:ind w:firstLine="5280" w:firstLineChars="2200"/>
        <w:rPr>
          <w:rFonts w:hint="eastAsia" w:eastAsia="仿宋"/>
          <w:b/>
          <w:bCs/>
          <w:color w:val="000000"/>
          <w:sz w:val="24"/>
          <w:szCs w:val="24"/>
          <w:u w:val="none"/>
          <w:lang w:val="en-US" w:eastAsia="zh-CN"/>
        </w:rPr>
      </w:pPr>
      <w:ins w:id="22" w:author="徐振成" w:date="2023-12-20T11:00:00Z">
        <w:r>
          <w:rPr>
            <w:rFonts w:hint="eastAsia" w:ascii="仿宋" w:hAnsi="仿宋" w:eastAsia="仿宋" w:cs="仿宋"/>
            <w:sz w:val="24"/>
          </w:rPr>
          <w:t>日期</w:t>
        </w:r>
      </w:ins>
      <w:r>
        <w:rPr>
          <w:rFonts w:hint="eastAsia" w:ascii="仿宋" w:hAnsi="仿宋" w:eastAsia="仿宋" w:cs="仿宋"/>
          <w:sz w:val="24"/>
          <w:lang w:eastAsia="zh-CN"/>
        </w:rPr>
        <w:t>：</w:t>
      </w:r>
      <w:ins w:id="23" w:author="徐振成" w:date="2023-12-20T11:00:00Z">
        <w:r>
          <w:rPr>
            <w:rFonts w:hint="eastAsia" w:ascii="仿宋" w:hAnsi="仿宋" w:eastAsia="仿宋" w:cs="仿宋"/>
            <w:sz w:val="24"/>
            <w:u w:val="single"/>
          </w:rPr>
          <w:t xml:space="preserve">    </w:t>
        </w:r>
      </w:ins>
      <w:ins w:id="24" w:author="徐振成" w:date="2023-12-20T11:00:00Z">
        <w:r>
          <w:rPr>
            <w:rFonts w:hint="eastAsia" w:ascii="仿宋" w:hAnsi="仿宋" w:eastAsia="仿宋" w:cs="仿宋"/>
            <w:sz w:val="24"/>
            <w:u w:val="single"/>
            <w:lang w:val="en-US" w:eastAsia="zh-CN"/>
          </w:rPr>
          <w:t xml:space="preserve"> </w:t>
        </w:r>
      </w:ins>
      <w:ins w:id="25" w:author="徐振成" w:date="2023-12-20T11:00:00Z">
        <w:r>
          <w:rPr>
            <w:rFonts w:hint="eastAsia" w:ascii="仿宋" w:hAnsi="仿宋" w:eastAsia="仿宋" w:cs="仿宋"/>
            <w:sz w:val="24"/>
          </w:rPr>
          <w:t>年</w:t>
        </w:r>
      </w:ins>
      <w:ins w:id="26" w:author="徐振成" w:date="2023-12-20T11:00:00Z">
        <w:r>
          <w:rPr>
            <w:rFonts w:hint="eastAsia" w:ascii="仿宋" w:hAnsi="仿宋" w:eastAsia="仿宋" w:cs="仿宋"/>
            <w:sz w:val="24"/>
            <w:u w:val="single"/>
          </w:rPr>
          <w:t xml:space="preserve">  </w:t>
        </w:r>
      </w:ins>
      <w:ins w:id="27" w:author="徐振成" w:date="2023-12-20T11:00:00Z">
        <w:r>
          <w:rPr>
            <w:rFonts w:hint="eastAsia" w:ascii="仿宋" w:hAnsi="仿宋" w:eastAsia="仿宋" w:cs="仿宋"/>
            <w:sz w:val="24"/>
            <w:u w:val="single"/>
            <w:lang w:val="en-US" w:eastAsia="zh-CN"/>
          </w:rPr>
          <w:t xml:space="preserve"> </w:t>
        </w:r>
      </w:ins>
      <w:ins w:id="28" w:author="徐振成" w:date="2023-12-20T11:00:00Z">
        <w:r>
          <w:rPr>
            <w:rFonts w:hint="eastAsia" w:ascii="仿宋" w:hAnsi="仿宋" w:eastAsia="仿宋" w:cs="仿宋"/>
            <w:sz w:val="24"/>
            <w:u w:val="single"/>
          </w:rPr>
          <w:t xml:space="preserve">  </w:t>
        </w:r>
      </w:ins>
      <w:ins w:id="29" w:author="徐振成" w:date="2023-12-20T11:00:00Z">
        <w:r>
          <w:rPr>
            <w:rFonts w:hint="eastAsia" w:ascii="仿宋" w:hAnsi="仿宋" w:eastAsia="仿宋" w:cs="仿宋"/>
            <w:sz w:val="24"/>
          </w:rPr>
          <w:t>月</w:t>
        </w:r>
      </w:ins>
      <w:ins w:id="30" w:author="徐振成" w:date="2023-12-20T11:00:00Z">
        <w:r>
          <w:rPr>
            <w:rFonts w:hint="eastAsia" w:ascii="仿宋" w:hAnsi="仿宋" w:eastAsia="仿宋" w:cs="仿宋"/>
            <w:sz w:val="24"/>
            <w:u w:val="single"/>
          </w:rPr>
          <w:t xml:space="preserve">    </w:t>
        </w:r>
      </w:ins>
      <w:ins w:id="31" w:author="徐振成" w:date="2023-12-20T11:00:00Z">
        <w:r>
          <w:rPr>
            <w:rFonts w:hint="eastAsia" w:ascii="仿宋" w:hAnsi="仿宋" w:eastAsia="仿宋" w:cs="仿宋"/>
            <w:sz w:val="24"/>
          </w:rPr>
          <w:t>日</w:t>
        </w:r>
      </w:ins>
    </w:p>
    <w:p w14:paraId="52DDEA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b/>
          <w:bCs/>
          <w:sz w:val="24"/>
          <w:szCs w:val="24"/>
          <w:lang w:eastAsia="zh-CN"/>
        </w:rPr>
      </w:pPr>
    </w:p>
    <w:p>
      <w:r>
        <w:t>附表1：劳务清单</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劳务项目</w:t>
            </w:r>
          </w:p>
        </w:tc>
        <w:tc>
          <w:tcPr>
            <w:tcW w:type="dxa" w:w="1187"/>
          </w:tcPr>
          <w:p>
            <w:r>
              <w:t>单位</w:t>
            </w:r>
          </w:p>
        </w:tc>
        <w:tc>
          <w:tcPr>
            <w:tcW w:type="dxa" w:w="1187"/>
          </w:tcPr>
          <w:p>
            <w:r>
              <w:t>数量</w:t>
            </w:r>
          </w:p>
        </w:tc>
        <w:tc>
          <w:tcPr>
            <w:tcW w:type="dxa" w:w="1187"/>
          </w:tcPr>
          <w:p>
            <w:r>
              <w:t>单价</w:t>
            </w:r>
          </w:p>
        </w:tc>
        <w:tc>
          <w:tcPr>
            <w:tcW w:type="dxa" w:w="1187"/>
          </w:tcPr>
          <w:p>
            <w:r>
              <w:t>合价</w:t>
            </w:r>
          </w:p>
        </w:tc>
        <w:tc>
          <w:tcPr>
            <w:tcW w:type="dxa" w:w="1187"/>
          </w:tcPr>
          <w:p>
            <w:r>
              <w:t>备注</w:t>
            </w:r>
          </w:p>
        </w:tc>
      </w:tr>
      {% for item in items %}
      <w:tr>
        <w:tc>
          <w:tcPr>
            <w:tcW w:type="dxa" w:w="1187"/>
          </w:tcPr>
          <w:p>
            <w:r>
              <w:t>{{ item.index }}</w:t>
            </w:r>
          </w:p>
        </w:tc>
        <w:tc>
          <w:tcPr>
            <w:tcW w:type="dxa" w:w="1187"/>
          </w:tcPr>
          <w:p>
            <w:r>
              <w:t>{{ item.laborItem }}</w:t>
            </w:r>
          </w:p>
        </w:tc>
        <w:tc>
          <w:tcPr>
            <w:tcW w:type="dxa" w:w="1187"/>
          </w:tcPr>
          <w:p>
            <w:r>
              <w:t>{{ item.unit }}</w:t>
            </w:r>
          </w:p>
        </w:tc>
        <w:tc>
          <w:tcPr>
            <w:tcW w:type="dxa" w:w="1187"/>
          </w:tcPr>
          <w:p>
            <w:r>
              <w:t>{{ item.quantity }}</w:t>
            </w:r>
          </w:p>
        </w:tc>
        <w:tc>
          <w:tcPr>
            <w:tcW w:type="dxa" w:w="1187"/>
          </w:tcPr>
          <w:p>
            <w:r>
              <w:t>{{ item.unitPrice }}</w:t>
            </w:r>
          </w:p>
        </w:tc>
        <w:tc>
          <w:tcPr>
            <w:tcW w:type="dxa" w:w="1187"/>
          </w:tcPr>
          <w:p>
            <w:r>
              <w:t>{{ item.totalPrice }}</w:t>
            </w:r>
          </w:p>
        </w:tc>
        <w:tc>
          <w:tcPr>
            <w:tcW w:type="dxa" w:w="1187"/>
          </w:tcPr>
          <w:p>
            <w:r>
              <w:t>{{ item.remark }}</w:t>
            </w:r>
          </w:p>
        </w:tc>
      </w:tr>
      {% endfor %}
    </w:tbl>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83A57">
    <w:pPr>
      <w:jc w:val="left"/>
      <w:rPr>
        <w:b/>
        <w:bCs/>
        <w:color w:val="002060"/>
        <w:sz w:val="24"/>
        <w:szCs w:val="24"/>
      </w:rPr>
    </w:pPr>
    <w:r>
      <w:rPr>
        <w:rFonts w:hint="eastAsia"/>
        <w:b/>
        <w:bCs/>
        <w:color w:val="4F81BD"/>
        <w:sz w:val="24"/>
        <w:szCs w:val="24"/>
        <w:lang w:val="en-US" w:eastAsia="zh-CN"/>
      </w:rPr>
      <w:t xml:space="preserve">沃乐科技                                                 </w:t>
    </w:r>
    <w:r>
      <w:rPr>
        <w:rFonts w:hint="eastAsia"/>
        <w:b/>
        <w:bCs/>
        <w:color w:val="4F81BD"/>
        <w:sz w:val="24"/>
        <w:szCs w:val="24"/>
      </w:rPr>
      <w:t>Water</w:t>
    </w:r>
    <w:r>
      <w:rPr>
        <w:rFonts w:hint="eastAsia"/>
        <w:b/>
        <w:bCs/>
        <w:sz w:val="24"/>
        <w:szCs w:val="24"/>
      </w:rPr>
      <w:t xml:space="preserve"> </w:t>
    </w:r>
    <w:r>
      <w:rPr>
        <w:rFonts w:hint="eastAsia"/>
        <w:b/>
        <w:bCs/>
        <w:color w:val="002060"/>
        <w:sz w:val="24"/>
        <w:szCs w:val="24"/>
      </w:rPr>
      <w:t>Healer</w:t>
    </w:r>
  </w:p>
  <w:p w14:paraId="2F26B6A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58CC7"/>
    <w:multiLevelType w:val="singleLevel"/>
    <w:tmpl w:val="8D258CC7"/>
    <w:lvl w:ilvl="0" w:tentative="0">
      <w:start w:val="1"/>
      <w:numFmt w:val="decimal"/>
      <w:lvlText w:val="%1."/>
      <w:lvlJc w:val="left"/>
      <w:pPr>
        <w:tabs>
          <w:tab w:val="left" w:pos="312"/>
        </w:tabs>
      </w:pPr>
    </w:lvl>
  </w:abstractNum>
  <w:abstractNum w:abstractNumId="1">
    <w:nsid w:val="8DAF59CC"/>
    <w:multiLevelType w:val="singleLevel"/>
    <w:tmpl w:val="8DAF59CC"/>
    <w:lvl w:ilvl="0" w:tentative="0">
      <w:start w:val="1"/>
      <w:numFmt w:val="decimal"/>
      <w:suff w:val="nothing"/>
      <w:lvlText w:val="（%1）"/>
      <w:lvlJc w:val="left"/>
    </w:lvl>
  </w:abstractNum>
  <w:abstractNum w:abstractNumId="2">
    <w:nsid w:val="9285FDC5"/>
    <w:multiLevelType w:val="singleLevel"/>
    <w:tmpl w:val="9285FDC5"/>
    <w:lvl w:ilvl="0" w:tentative="0">
      <w:start w:val="1"/>
      <w:numFmt w:val="decimal"/>
      <w:suff w:val="nothing"/>
      <w:lvlText w:val="（%1）"/>
      <w:lvlJc w:val="left"/>
    </w:lvl>
  </w:abstractNum>
  <w:abstractNum w:abstractNumId="3">
    <w:nsid w:val="A19C9404"/>
    <w:multiLevelType w:val="singleLevel"/>
    <w:tmpl w:val="A19C9404"/>
    <w:lvl w:ilvl="0" w:tentative="0">
      <w:start w:val="1"/>
      <w:numFmt w:val="decimal"/>
      <w:lvlText w:val="%1."/>
      <w:lvlJc w:val="left"/>
      <w:pPr>
        <w:tabs>
          <w:tab w:val="left" w:pos="312"/>
        </w:tabs>
      </w:pPr>
    </w:lvl>
  </w:abstractNum>
  <w:abstractNum w:abstractNumId="4">
    <w:nsid w:val="A1BCA6D4"/>
    <w:multiLevelType w:val="singleLevel"/>
    <w:tmpl w:val="A1BCA6D4"/>
    <w:lvl w:ilvl="0" w:tentative="0">
      <w:start w:val="1"/>
      <w:numFmt w:val="decimal"/>
      <w:suff w:val="nothing"/>
      <w:lvlText w:val="（%1）"/>
      <w:lvlJc w:val="left"/>
    </w:lvl>
  </w:abstractNum>
  <w:abstractNum w:abstractNumId="5">
    <w:nsid w:val="C2CC3040"/>
    <w:multiLevelType w:val="singleLevel"/>
    <w:tmpl w:val="C2CC3040"/>
    <w:lvl w:ilvl="0" w:tentative="0">
      <w:start w:val="1"/>
      <w:numFmt w:val="decimal"/>
      <w:lvlText w:val="%1."/>
      <w:lvlJc w:val="left"/>
      <w:pPr>
        <w:tabs>
          <w:tab w:val="left" w:pos="312"/>
        </w:tabs>
      </w:pPr>
    </w:lvl>
  </w:abstractNum>
  <w:abstractNum w:abstractNumId="6">
    <w:nsid w:val="DA98712A"/>
    <w:multiLevelType w:val="singleLevel"/>
    <w:tmpl w:val="DA98712A"/>
    <w:lvl w:ilvl="0" w:tentative="0">
      <w:start w:val="1"/>
      <w:numFmt w:val="decimal"/>
      <w:suff w:val="nothing"/>
      <w:lvlText w:val="（%1）"/>
      <w:lvlJc w:val="left"/>
    </w:lvl>
  </w:abstractNum>
  <w:abstractNum w:abstractNumId="7">
    <w:nsid w:val="E3190EF1"/>
    <w:multiLevelType w:val="singleLevel"/>
    <w:tmpl w:val="E3190EF1"/>
    <w:lvl w:ilvl="0" w:tentative="0">
      <w:start w:val="1"/>
      <w:numFmt w:val="decimal"/>
      <w:lvlText w:val="%1."/>
      <w:lvlJc w:val="left"/>
      <w:pPr>
        <w:tabs>
          <w:tab w:val="left" w:pos="312"/>
        </w:tabs>
      </w:pPr>
    </w:lvl>
  </w:abstractNum>
  <w:abstractNum w:abstractNumId="8">
    <w:nsid w:val="E8A91F02"/>
    <w:multiLevelType w:val="singleLevel"/>
    <w:tmpl w:val="E8A91F02"/>
    <w:lvl w:ilvl="0" w:tentative="0">
      <w:start w:val="1"/>
      <w:numFmt w:val="decimal"/>
      <w:suff w:val="nothing"/>
      <w:lvlText w:val="（%1）"/>
      <w:lvlJc w:val="left"/>
    </w:lvl>
  </w:abstractNum>
  <w:abstractNum w:abstractNumId="9">
    <w:nsid w:val="EBBDDE79"/>
    <w:multiLevelType w:val="singleLevel"/>
    <w:tmpl w:val="EBBDDE79"/>
    <w:lvl w:ilvl="0" w:tentative="0">
      <w:start w:val="1"/>
      <w:numFmt w:val="decimal"/>
      <w:lvlText w:val="%1."/>
      <w:lvlJc w:val="left"/>
      <w:pPr>
        <w:tabs>
          <w:tab w:val="left" w:pos="312"/>
        </w:tabs>
      </w:pPr>
    </w:lvl>
  </w:abstractNum>
  <w:abstractNum w:abstractNumId="10">
    <w:nsid w:val="24E4D2F5"/>
    <w:multiLevelType w:val="singleLevel"/>
    <w:tmpl w:val="24E4D2F5"/>
    <w:lvl w:ilvl="0" w:tentative="0">
      <w:start w:val="1"/>
      <w:numFmt w:val="decimal"/>
      <w:lvlText w:val="%1."/>
      <w:lvlJc w:val="left"/>
      <w:pPr>
        <w:tabs>
          <w:tab w:val="left" w:pos="312"/>
        </w:tabs>
      </w:pPr>
    </w:lvl>
  </w:abstractNum>
  <w:abstractNum w:abstractNumId="11">
    <w:nsid w:val="33A725F0"/>
    <w:multiLevelType w:val="singleLevel"/>
    <w:tmpl w:val="33A725F0"/>
    <w:lvl w:ilvl="0" w:tentative="0">
      <w:start w:val="1"/>
      <w:numFmt w:val="chineseCounting"/>
      <w:suff w:val="nothing"/>
      <w:lvlText w:val="%1、"/>
      <w:lvlJc w:val="left"/>
      <w:rPr>
        <w:rFonts w:hint="eastAsia"/>
        <w:b/>
        <w:bCs/>
      </w:rPr>
    </w:lvl>
  </w:abstractNum>
  <w:abstractNum w:abstractNumId="12">
    <w:nsid w:val="372E3215"/>
    <w:multiLevelType w:val="singleLevel"/>
    <w:tmpl w:val="372E3215"/>
    <w:lvl w:ilvl="0" w:tentative="0">
      <w:start w:val="1"/>
      <w:numFmt w:val="decimal"/>
      <w:lvlText w:val="%1."/>
      <w:lvlJc w:val="left"/>
      <w:pPr>
        <w:tabs>
          <w:tab w:val="left" w:pos="312"/>
        </w:tabs>
      </w:pPr>
    </w:lvl>
  </w:abstractNum>
  <w:abstractNum w:abstractNumId="13">
    <w:nsid w:val="3DE8D4C6"/>
    <w:multiLevelType w:val="singleLevel"/>
    <w:tmpl w:val="3DE8D4C6"/>
    <w:lvl w:ilvl="0" w:tentative="0">
      <w:start w:val="1"/>
      <w:numFmt w:val="decimal"/>
      <w:lvlText w:val="%1."/>
      <w:lvlJc w:val="left"/>
      <w:pPr>
        <w:tabs>
          <w:tab w:val="left" w:pos="312"/>
        </w:tabs>
      </w:pPr>
    </w:lvl>
  </w:abstractNum>
  <w:abstractNum w:abstractNumId="14">
    <w:nsid w:val="6B6CDA74"/>
    <w:multiLevelType w:val="singleLevel"/>
    <w:tmpl w:val="6B6CDA74"/>
    <w:lvl w:ilvl="0" w:tentative="0">
      <w:start w:val="1"/>
      <w:numFmt w:val="decimal"/>
      <w:lvlText w:val="%1."/>
      <w:lvlJc w:val="left"/>
      <w:pPr>
        <w:tabs>
          <w:tab w:val="left" w:pos="312"/>
        </w:tabs>
      </w:pPr>
    </w:lvl>
  </w:abstractNum>
  <w:num w:numId="1">
    <w:abstractNumId w:val="11"/>
  </w:num>
  <w:num w:numId="2">
    <w:abstractNumId w:val="5"/>
  </w:num>
  <w:num w:numId="3">
    <w:abstractNumId w:val="10"/>
  </w:num>
  <w:num w:numId="4">
    <w:abstractNumId w:val="9"/>
  </w:num>
  <w:num w:numId="5">
    <w:abstractNumId w:val="1"/>
  </w:num>
  <w:num w:numId="6">
    <w:abstractNumId w:val="4"/>
  </w:num>
  <w:num w:numId="7">
    <w:abstractNumId w:val="2"/>
  </w:num>
  <w:num w:numId="8">
    <w:abstractNumId w:val="3"/>
  </w:num>
  <w:num w:numId="9">
    <w:abstractNumId w:val="14"/>
  </w:num>
  <w:num w:numId="10">
    <w:abstractNumId w:val="12"/>
  </w:num>
  <w:num w:numId="11">
    <w:abstractNumId w:val="13"/>
  </w:num>
  <w:num w:numId="12">
    <w:abstractNumId w:val="8"/>
  </w:num>
  <w:num w:numId="13">
    <w:abstractNumId w:val="0"/>
  </w:num>
  <w:num w:numId="14">
    <w:abstractNumId w:val="6"/>
  </w:num>
  <w:num w:numId="15">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振成">
    <w15:presenceInfo w15:providerId="None" w15:userId="徐振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0434901"/>
    <w:rsid w:val="335E433E"/>
    <w:rsid w:val="368D6CE8"/>
    <w:rsid w:val="37D601C7"/>
    <w:rsid w:val="39AA1DBF"/>
    <w:rsid w:val="51A11AF2"/>
    <w:rsid w:val="68492A7B"/>
    <w:rsid w:val="7B25086A"/>
    <w:rsid w:val="7DF5EB11"/>
    <w:rsid w:val="7ED64043"/>
    <w:rsid w:val="EF6F7965"/>
    <w:rsid w:val="FEE7EE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widowControl/>
      <w:spacing w:before="100" w:beforeAutospacing="1" w:after="100" w:afterAutospacing="1"/>
      <w:ind w:left="0" w:right="0"/>
      <w:jc w:val="left"/>
    </w:pPr>
    <w:rPr>
      <w:rFonts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10566</Words>
  <Characters>10647</Characters>
  <Lines>1</Lines>
  <Paragraphs>1</Paragraphs>
  <TotalTime>0</TotalTime>
  <ScaleCrop>false</ScaleCrop>
  <LinksUpToDate>false</LinksUpToDate>
  <CharactersWithSpaces>11114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徐振成</dc:creator>
  <cp:lastModifiedBy>杨宇卿</cp:lastModifiedBy>
  <dcterms:modified xsi:type="dcterms:W3CDTF">2026-05-16T21:25:54Z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AC0FDC6578C2F49A6270086AA15469AC_43</vt:lpwstr>
  </property>
  <property fmtid="{D5CDD505-2E9C-101B-9397-08002B2CF9AE}" pid="4" name="KSOTemplateDocerSaveRecord">
    <vt:lpwstr>eyJoZGlkIjoiOGM3MzQ3ZDdkZTI3Nzk4Y2ExNTNmZTQ0YjI1N2MzZGMiLCJ1c2VySWQiOiIxMjM1NDQ2Mzc2In0=</vt:lpwstr>
  </property>
</Properties>
</file>